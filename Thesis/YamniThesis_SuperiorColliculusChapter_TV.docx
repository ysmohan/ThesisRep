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6AA3C" w14:textId="7C64CAF9" w:rsidR="00977414" w:rsidRPr="009460E3" w:rsidRDefault="005C4F6D" w:rsidP="005C4F6D">
      <w:pPr>
        <w:spacing w:line="480" w:lineRule="auto"/>
        <w:rPr>
          <w:rFonts w:ascii="Arial" w:hAnsi="Arial" w:cs="Arial"/>
          <w:b/>
          <w:sz w:val="36"/>
          <w:szCs w:val="36"/>
        </w:rPr>
      </w:pPr>
      <w:proofErr w:type="gramStart"/>
      <w:r w:rsidRPr="009460E3">
        <w:rPr>
          <w:rFonts w:ascii="Arial" w:hAnsi="Arial" w:cs="Arial"/>
          <w:b/>
          <w:sz w:val="36"/>
          <w:szCs w:val="36"/>
        </w:rPr>
        <w:t xml:space="preserve">Orientation biases in the Tree Shrew Superior </w:t>
      </w:r>
      <w:proofErr w:type="spellStart"/>
      <w:r w:rsidRPr="009460E3">
        <w:rPr>
          <w:rFonts w:ascii="Arial" w:hAnsi="Arial" w:cs="Arial"/>
          <w:b/>
          <w:sz w:val="36"/>
          <w:szCs w:val="36"/>
        </w:rPr>
        <w:t>Colliculus</w:t>
      </w:r>
      <w:proofErr w:type="spellEnd"/>
      <w:r w:rsidRPr="009460E3">
        <w:rPr>
          <w:rFonts w:ascii="Arial" w:hAnsi="Arial" w:cs="Arial"/>
          <w:b/>
          <w:sz w:val="36"/>
          <w:szCs w:val="36"/>
        </w:rPr>
        <w:t xml:space="preserve"> neurons.</w:t>
      </w:r>
      <w:proofErr w:type="gramEnd"/>
    </w:p>
    <w:p w14:paraId="590D9789" w14:textId="77777777" w:rsidR="00977414" w:rsidRPr="009460E3" w:rsidRDefault="00754FE7" w:rsidP="0045171C">
      <w:pPr>
        <w:spacing w:line="480" w:lineRule="auto"/>
        <w:rPr>
          <w:rFonts w:ascii="Arial" w:hAnsi="Arial" w:cs="Arial"/>
          <w:b/>
          <w:sz w:val="28"/>
          <w:szCs w:val="28"/>
        </w:rPr>
      </w:pPr>
      <w:r w:rsidRPr="009460E3">
        <w:rPr>
          <w:rFonts w:ascii="Arial" w:hAnsi="Arial" w:cs="Arial"/>
          <w:b/>
          <w:sz w:val="28"/>
          <w:szCs w:val="28"/>
        </w:rPr>
        <w:t>Summary</w:t>
      </w:r>
    </w:p>
    <w:p w14:paraId="797B5781" w14:textId="69D3866B" w:rsidR="00B2108C"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Though </w:t>
      </w:r>
      <w:ins w:id="0" w:author="Trichur Vidyasagar" w:date="2018-03-20T20:32:00Z">
        <w:r w:rsidR="008067A3">
          <w:rPr>
            <w:rFonts w:ascii="Arial" w:hAnsi="Arial" w:cs="Arial"/>
            <w:sz w:val="24"/>
            <w:szCs w:val="24"/>
          </w:rPr>
          <w:t xml:space="preserve">earlier </w:t>
        </w:r>
      </w:ins>
      <w:r w:rsidRPr="009460E3">
        <w:rPr>
          <w:rFonts w:ascii="Arial" w:hAnsi="Arial" w:cs="Arial"/>
          <w:sz w:val="24"/>
          <w:szCs w:val="24"/>
        </w:rPr>
        <w:t>theories of orientation selectivity suggest</w:t>
      </w:r>
      <w:ins w:id="1" w:author="Trichur Vidyasagar" w:date="2018-03-20T20:32:00Z">
        <w:r w:rsidR="008067A3">
          <w:rPr>
            <w:rFonts w:ascii="Arial" w:hAnsi="Arial" w:cs="Arial"/>
            <w:sz w:val="24"/>
            <w:szCs w:val="24"/>
          </w:rPr>
          <w:t>ed</w:t>
        </w:r>
      </w:ins>
      <w:r w:rsidRPr="009460E3">
        <w:rPr>
          <w:rFonts w:ascii="Arial" w:hAnsi="Arial" w:cs="Arial"/>
          <w:sz w:val="24"/>
          <w:szCs w:val="24"/>
        </w:rPr>
        <w:t xml:space="preserve"> that orientation biases observed in V1 inputs are the result of excitatory convergence, studies have shown that </w:t>
      </w:r>
      <w:ins w:id="2" w:author="Trichur Vidyasagar" w:date="2018-03-20T20:33:00Z">
        <w:r w:rsidR="008067A3">
          <w:rPr>
            <w:rFonts w:ascii="Arial" w:hAnsi="Arial" w:cs="Arial"/>
            <w:sz w:val="24"/>
            <w:szCs w:val="24"/>
          </w:rPr>
          <w:t xml:space="preserve">orientation </w:t>
        </w:r>
      </w:ins>
      <w:r w:rsidRPr="009460E3">
        <w:rPr>
          <w:rFonts w:ascii="Arial" w:hAnsi="Arial" w:cs="Arial"/>
          <w:sz w:val="24"/>
          <w:szCs w:val="24"/>
        </w:rPr>
        <w:t xml:space="preserve">bias in the inputs </w:t>
      </w:r>
      <w:ins w:id="3" w:author="Trichur Vidyasagar" w:date="2018-03-20T20:33:00Z">
        <w:r w:rsidR="008067A3">
          <w:rPr>
            <w:rFonts w:ascii="Arial" w:hAnsi="Arial" w:cs="Arial"/>
            <w:sz w:val="24"/>
            <w:szCs w:val="24"/>
          </w:rPr>
          <w:t xml:space="preserve">to V1 </w:t>
        </w:r>
      </w:ins>
      <w:r w:rsidRPr="009460E3">
        <w:rPr>
          <w:rFonts w:ascii="Arial" w:hAnsi="Arial" w:cs="Arial"/>
          <w:sz w:val="24"/>
          <w:szCs w:val="24"/>
        </w:rPr>
        <w:t xml:space="preserve">may be inherited from neurons in sub-cortical structures, </w:t>
      </w:r>
      <w:ins w:id="4" w:author="Trichur Vidyasagar" w:date="2018-03-20T20:33:00Z">
        <w:r w:rsidR="008067A3">
          <w:rPr>
            <w:rFonts w:ascii="Arial" w:hAnsi="Arial" w:cs="Arial"/>
            <w:sz w:val="24"/>
            <w:szCs w:val="24"/>
          </w:rPr>
          <w:t xml:space="preserve">namely </w:t>
        </w:r>
      </w:ins>
      <w:del w:id="5" w:author="Trichur Vidyasagar" w:date="2018-03-20T20:34:00Z">
        <w:r w:rsidRPr="009460E3" w:rsidDel="008067A3">
          <w:rPr>
            <w:rFonts w:ascii="Arial" w:hAnsi="Arial" w:cs="Arial"/>
            <w:sz w:val="24"/>
            <w:szCs w:val="24"/>
          </w:rPr>
          <w:delText xml:space="preserve">especially the retina and </w:delText>
        </w:r>
      </w:del>
      <w:r w:rsidRPr="009460E3">
        <w:rPr>
          <w:rFonts w:ascii="Arial" w:hAnsi="Arial" w:cs="Arial"/>
          <w:sz w:val="24"/>
          <w:szCs w:val="24"/>
        </w:rPr>
        <w:t>the lateral geniculate nucleus (</w:t>
      </w:r>
      <w:proofErr w:type="spellStart"/>
      <w:r w:rsidR="004722EF" w:rsidRPr="009460E3">
        <w:rPr>
          <w:rFonts w:ascii="Arial" w:hAnsi="Arial" w:cs="Arial"/>
          <w:sz w:val="24"/>
          <w:szCs w:val="24"/>
        </w:rPr>
        <w:t>d</w:t>
      </w:r>
      <w:r w:rsidRPr="009460E3">
        <w:rPr>
          <w:rFonts w:ascii="Arial" w:hAnsi="Arial" w:cs="Arial"/>
          <w:sz w:val="24"/>
          <w:szCs w:val="24"/>
        </w:rPr>
        <w:t>LGN</w:t>
      </w:r>
      <w:proofErr w:type="spellEnd"/>
      <w:r w:rsidRPr="009460E3">
        <w:rPr>
          <w:rFonts w:ascii="Arial" w:hAnsi="Arial" w:cs="Arial"/>
          <w:sz w:val="24"/>
          <w:szCs w:val="24"/>
        </w:rPr>
        <w:t>)</w:t>
      </w:r>
      <w:ins w:id="6" w:author="Trichur Vidyasagar" w:date="2018-03-20T20:33:00Z">
        <w:r w:rsidR="008067A3">
          <w:rPr>
            <w:rFonts w:ascii="Arial" w:hAnsi="Arial" w:cs="Arial"/>
            <w:sz w:val="24"/>
            <w:szCs w:val="24"/>
          </w:rPr>
          <w:t xml:space="preserve"> and ultimately the retina</w:t>
        </w:r>
      </w:ins>
      <w:r w:rsidRPr="009460E3">
        <w:rPr>
          <w:rFonts w:ascii="Arial" w:hAnsi="Arial" w:cs="Arial"/>
          <w:sz w:val="24"/>
          <w:szCs w:val="24"/>
        </w:rPr>
        <w:t xml:space="preserve">. </w:t>
      </w:r>
      <w:commentRangeStart w:id="7"/>
      <w:r w:rsidRPr="009460E3">
        <w:rPr>
          <w:rFonts w:ascii="Arial" w:hAnsi="Arial" w:cs="Arial"/>
          <w:sz w:val="24"/>
          <w:szCs w:val="24"/>
        </w:rPr>
        <w:t xml:space="preserve">Congruent with this theory, retinal and LGN neurons </w:t>
      </w:r>
      <w:proofErr w:type="gramStart"/>
      <w:r w:rsidRPr="009460E3">
        <w:rPr>
          <w:rFonts w:ascii="Arial" w:hAnsi="Arial" w:cs="Arial"/>
          <w:sz w:val="24"/>
          <w:szCs w:val="24"/>
        </w:rPr>
        <w:t>have been shown to be tuned</w:t>
      </w:r>
      <w:proofErr w:type="gramEnd"/>
      <w:r w:rsidRPr="009460E3">
        <w:rPr>
          <w:rFonts w:ascii="Arial" w:hAnsi="Arial" w:cs="Arial"/>
          <w:sz w:val="24"/>
          <w:szCs w:val="24"/>
        </w:rPr>
        <w:t xml:space="preserve"> to orientation at higher spatial frequencies.</w:t>
      </w:r>
      <w:commentRangeEnd w:id="7"/>
      <w:r w:rsidR="008067A3">
        <w:rPr>
          <w:rStyle w:val="CommentReference"/>
        </w:rPr>
        <w:commentReference w:id="7"/>
      </w:r>
      <w:r w:rsidR="00C32DCF">
        <w:rPr>
          <w:rFonts w:ascii="Arial" w:hAnsi="Arial" w:cs="Arial"/>
          <w:sz w:val="24"/>
          <w:szCs w:val="24"/>
        </w:rPr>
        <w:t xml:space="preserve"> However, there is some controversy</w:t>
      </w:r>
      <w:ins w:id="8" w:author="Trichur Vidyasagar" w:date="2018-03-20T20:36:00Z">
        <w:r w:rsidR="008067A3">
          <w:rPr>
            <w:rFonts w:ascii="Arial" w:hAnsi="Arial" w:cs="Arial"/>
            <w:sz w:val="24"/>
            <w:szCs w:val="24"/>
          </w:rPr>
          <w:t xml:space="preserve"> as to whether</w:t>
        </w:r>
      </w:ins>
      <w:del w:id="9" w:author="Trichur Vidyasagar" w:date="2018-03-20T20:36:00Z">
        <w:r w:rsidR="00C32DCF" w:rsidDel="008067A3">
          <w:rPr>
            <w:rFonts w:ascii="Arial" w:hAnsi="Arial" w:cs="Arial"/>
            <w:sz w:val="24"/>
            <w:szCs w:val="24"/>
          </w:rPr>
          <w:delText xml:space="preserve"> on if</w:delText>
        </w:r>
      </w:del>
      <w:r w:rsidR="00C32DCF">
        <w:rPr>
          <w:rFonts w:ascii="Arial" w:hAnsi="Arial" w:cs="Arial"/>
          <w:sz w:val="24"/>
          <w:szCs w:val="24"/>
        </w:rPr>
        <w:t xml:space="preserve"> these biases arise from cortical feedback instead of biased inputs.</w:t>
      </w:r>
      <w:r w:rsidRPr="009460E3">
        <w:rPr>
          <w:rFonts w:ascii="Arial" w:hAnsi="Arial" w:cs="Arial"/>
          <w:sz w:val="24"/>
          <w:szCs w:val="24"/>
        </w:rPr>
        <w:t xml:space="preserve"> If orientation selectivity arises from the retina, it should be evident in other targets of retinal projections. The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(SC) is one such area. Here</w:t>
      </w:r>
      <w:r w:rsidR="00E63C93" w:rsidRPr="009460E3">
        <w:rPr>
          <w:rFonts w:ascii="Arial" w:hAnsi="Arial" w:cs="Arial"/>
          <w:sz w:val="24"/>
          <w:szCs w:val="24"/>
        </w:rPr>
        <w:t>,</w:t>
      </w:r>
      <w:r w:rsidRPr="009460E3">
        <w:rPr>
          <w:rFonts w:ascii="Arial" w:hAnsi="Arial" w:cs="Arial"/>
          <w:sz w:val="24"/>
          <w:szCs w:val="24"/>
        </w:rPr>
        <w:t xml:space="preserve"> orientation selectivity of SC neurons in tree shrews</w:t>
      </w:r>
      <w:r w:rsidR="00E63C93" w:rsidRPr="009460E3">
        <w:rPr>
          <w:rFonts w:ascii="Arial" w:hAnsi="Arial" w:cs="Arial"/>
          <w:sz w:val="24"/>
          <w:szCs w:val="24"/>
        </w:rPr>
        <w:t xml:space="preserve"> was </w:t>
      </w:r>
      <w:del w:id="10" w:author="Trichur Vidyasagar" w:date="2018-03-20T20:38:00Z">
        <w:r w:rsidR="00E63C93" w:rsidRPr="009460E3" w:rsidDel="008067A3">
          <w:rPr>
            <w:rFonts w:ascii="Arial" w:hAnsi="Arial" w:cs="Arial"/>
            <w:sz w:val="24"/>
            <w:szCs w:val="24"/>
          </w:rPr>
          <w:delText>observed</w:delText>
        </w:r>
        <w:r w:rsidRPr="009460E3" w:rsidDel="008067A3">
          <w:rPr>
            <w:rFonts w:ascii="Arial" w:hAnsi="Arial" w:cs="Arial"/>
            <w:sz w:val="24"/>
            <w:szCs w:val="24"/>
          </w:rPr>
          <w:delText xml:space="preserve"> </w:delText>
        </w:r>
      </w:del>
      <w:ins w:id="11" w:author="Trichur Vidyasagar" w:date="2018-03-20T20:38:00Z">
        <w:r w:rsidR="008067A3">
          <w:rPr>
            <w:rFonts w:ascii="Arial" w:hAnsi="Arial" w:cs="Arial"/>
            <w:sz w:val="24"/>
            <w:szCs w:val="24"/>
          </w:rPr>
          <w:t>measured</w:t>
        </w:r>
        <w:r w:rsidR="008067A3" w:rsidRPr="009460E3">
          <w:rPr>
            <w:rFonts w:ascii="Arial" w:hAnsi="Arial" w:cs="Arial"/>
            <w:sz w:val="24"/>
            <w:szCs w:val="24"/>
          </w:rPr>
          <w:t xml:space="preserve"> </w:t>
        </w:r>
      </w:ins>
      <w:r w:rsidRPr="009460E3">
        <w:rPr>
          <w:rFonts w:ascii="Arial" w:hAnsi="Arial" w:cs="Arial"/>
          <w:sz w:val="24"/>
          <w:szCs w:val="24"/>
        </w:rPr>
        <w:t>using thin bars and gratings</w:t>
      </w:r>
      <w:r w:rsidR="00E63C93" w:rsidRPr="009460E3">
        <w:rPr>
          <w:rFonts w:ascii="Arial" w:hAnsi="Arial" w:cs="Arial"/>
          <w:sz w:val="24"/>
          <w:szCs w:val="24"/>
        </w:rPr>
        <w:t xml:space="preserve"> of different</w:t>
      </w:r>
      <w:r w:rsidRPr="009460E3">
        <w:rPr>
          <w:rFonts w:ascii="Arial" w:hAnsi="Arial" w:cs="Arial"/>
          <w:sz w:val="24"/>
          <w:szCs w:val="24"/>
        </w:rPr>
        <w:t xml:space="preserve"> spatial frequencies. SC neurons show</w:t>
      </w:r>
      <w:r w:rsidR="00E63C93" w:rsidRPr="009460E3">
        <w:rPr>
          <w:rFonts w:ascii="Arial" w:hAnsi="Arial" w:cs="Arial"/>
          <w:sz w:val="24"/>
          <w:szCs w:val="24"/>
        </w:rPr>
        <w:t>ed</w:t>
      </w:r>
      <w:r w:rsidRPr="009460E3">
        <w:rPr>
          <w:rFonts w:ascii="Arial" w:hAnsi="Arial" w:cs="Arial"/>
          <w:sz w:val="24"/>
          <w:szCs w:val="24"/>
        </w:rPr>
        <w:t xml:space="preserve"> orientation tuning comparable to that </w:t>
      </w:r>
      <w:r w:rsidR="00E63C93" w:rsidRPr="009460E3">
        <w:rPr>
          <w:rFonts w:ascii="Arial" w:hAnsi="Arial" w:cs="Arial"/>
          <w:sz w:val="24"/>
          <w:szCs w:val="24"/>
        </w:rPr>
        <w:t>observed in the</w:t>
      </w:r>
      <w:r w:rsidRPr="009460E3">
        <w:rPr>
          <w:rFonts w:ascii="Arial" w:hAnsi="Arial" w:cs="Arial"/>
          <w:sz w:val="24"/>
          <w:szCs w:val="24"/>
        </w:rPr>
        <w:t xml:space="preserve"> LGN of </w:t>
      </w:r>
      <w:r w:rsidR="00E63C93" w:rsidRPr="009460E3">
        <w:rPr>
          <w:rFonts w:ascii="Arial" w:hAnsi="Arial" w:cs="Arial"/>
          <w:sz w:val="24"/>
          <w:szCs w:val="24"/>
        </w:rPr>
        <w:t>tree shrews</w:t>
      </w:r>
      <w:r w:rsidRPr="009460E3">
        <w:rPr>
          <w:rFonts w:ascii="Arial" w:hAnsi="Arial" w:cs="Arial"/>
          <w:sz w:val="24"/>
          <w:szCs w:val="24"/>
        </w:rPr>
        <w:t xml:space="preserve">. </w:t>
      </w:r>
      <w:r w:rsidR="00AA3D27" w:rsidRPr="009460E3">
        <w:rPr>
          <w:rFonts w:ascii="Arial" w:hAnsi="Arial" w:cs="Arial"/>
          <w:sz w:val="24"/>
          <w:szCs w:val="24"/>
        </w:rPr>
        <w:t>At higher spatial frequencies, the</w:t>
      </w:r>
      <w:r w:rsidRPr="009460E3">
        <w:rPr>
          <w:rFonts w:ascii="Arial" w:hAnsi="Arial" w:cs="Arial"/>
          <w:sz w:val="24"/>
          <w:szCs w:val="24"/>
        </w:rPr>
        <w:t xml:space="preserve"> orientation selectivity was more evide</w:t>
      </w:r>
      <w:r w:rsidR="00AA3D27" w:rsidRPr="009460E3">
        <w:rPr>
          <w:rFonts w:ascii="Arial" w:hAnsi="Arial" w:cs="Arial"/>
          <w:sz w:val="24"/>
          <w:szCs w:val="24"/>
        </w:rPr>
        <w:t>nt</w:t>
      </w:r>
      <w:del w:id="12" w:author="Trichur Vidyasagar" w:date="2018-03-20T20:40:00Z">
        <w:r w:rsidR="00C32DCF" w:rsidDel="008067A3">
          <w:rPr>
            <w:rFonts w:ascii="Arial" w:hAnsi="Arial" w:cs="Arial"/>
            <w:sz w:val="24"/>
            <w:szCs w:val="24"/>
          </w:rPr>
          <w:delText xml:space="preserve">; </w:delText>
        </w:r>
      </w:del>
      <w:ins w:id="13" w:author="Trichur Vidyasagar" w:date="2018-03-20T20:40:00Z">
        <w:r w:rsidR="008067A3">
          <w:rPr>
            <w:rFonts w:ascii="Arial" w:hAnsi="Arial" w:cs="Arial"/>
            <w:sz w:val="24"/>
            <w:szCs w:val="24"/>
          </w:rPr>
          <w:t xml:space="preserve">, </w:t>
        </w:r>
      </w:ins>
      <w:r w:rsidR="00C32DCF">
        <w:rPr>
          <w:rFonts w:ascii="Arial" w:hAnsi="Arial" w:cs="Arial"/>
          <w:sz w:val="24"/>
          <w:szCs w:val="24"/>
        </w:rPr>
        <w:t>similar to that reported in the</w:t>
      </w:r>
      <w:r w:rsidR="00A65C2D">
        <w:rPr>
          <w:rFonts w:ascii="Arial" w:hAnsi="Arial" w:cs="Arial"/>
          <w:sz w:val="24"/>
          <w:szCs w:val="24"/>
        </w:rPr>
        <w:t xml:space="preserve"> retina and LGN</w:t>
      </w:r>
      <w:ins w:id="14" w:author="Trichur Vidyasagar" w:date="2018-03-20T20:40:00Z">
        <w:r w:rsidR="008067A3">
          <w:rPr>
            <w:rFonts w:ascii="Arial" w:hAnsi="Arial" w:cs="Arial"/>
            <w:sz w:val="24"/>
            <w:szCs w:val="24"/>
          </w:rPr>
          <w:t xml:space="preserve"> of cats</w:t>
        </w:r>
      </w:ins>
      <w:r w:rsidR="00C32DCF">
        <w:rPr>
          <w:rFonts w:ascii="Arial" w:hAnsi="Arial" w:cs="Arial"/>
          <w:sz w:val="24"/>
          <w:szCs w:val="24"/>
        </w:rPr>
        <w:t xml:space="preserve">. </w:t>
      </w:r>
      <w:commentRangeStart w:id="15"/>
      <w:r w:rsidRPr="009460E3">
        <w:rPr>
          <w:rFonts w:ascii="Arial" w:hAnsi="Arial" w:cs="Arial"/>
          <w:sz w:val="24"/>
          <w:szCs w:val="24"/>
        </w:rPr>
        <w:t xml:space="preserve">These results indicate that orientation tuning observed in the </w:t>
      </w:r>
      <w:r w:rsidR="00E6611A" w:rsidRPr="009460E3">
        <w:rPr>
          <w:rFonts w:ascii="Arial" w:hAnsi="Arial" w:cs="Arial"/>
          <w:sz w:val="24"/>
          <w:szCs w:val="24"/>
        </w:rPr>
        <w:t xml:space="preserve">cortex is probably the result of sharpening </w:t>
      </w:r>
      <w:ins w:id="16" w:author="Trichur Vidyasagar" w:date="2018-03-20T20:40:00Z">
        <w:r w:rsidR="008067A3">
          <w:rPr>
            <w:rFonts w:ascii="Arial" w:hAnsi="Arial" w:cs="Arial"/>
            <w:sz w:val="24"/>
            <w:szCs w:val="24"/>
          </w:rPr>
          <w:t xml:space="preserve">of </w:t>
        </w:r>
      </w:ins>
      <w:r w:rsidR="00E6611A" w:rsidRPr="009460E3">
        <w:rPr>
          <w:rFonts w:ascii="Arial" w:hAnsi="Arial" w:cs="Arial"/>
          <w:sz w:val="24"/>
          <w:szCs w:val="24"/>
        </w:rPr>
        <w:t>orientation biases observed in the retina and the geniculate.</w:t>
      </w:r>
      <w:commentRangeEnd w:id="15"/>
      <w:r w:rsidR="008067A3">
        <w:rPr>
          <w:rStyle w:val="CommentReference"/>
        </w:rPr>
        <w:commentReference w:id="15"/>
      </w:r>
      <w:r w:rsidR="00AA3D27" w:rsidRPr="009460E3">
        <w:rPr>
          <w:rFonts w:ascii="Arial" w:hAnsi="Arial" w:cs="Arial"/>
          <w:sz w:val="24"/>
          <w:szCs w:val="24"/>
        </w:rPr>
        <w:t xml:space="preserve"> Direction selectivity and linearity of the superior </w:t>
      </w:r>
      <w:proofErr w:type="spellStart"/>
      <w:r w:rsidR="00AA3D27" w:rsidRPr="009460E3">
        <w:rPr>
          <w:rFonts w:ascii="Arial" w:hAnsi="Arial" w:cs="Arial"/>
          <w:sz w:val="24"/>
          <w:szCs w:val="24"/>
        </w:rPr>
        <w:t>colliculus</w:t>
      </w:r>
      <w:proofErr w:type="spellEnd"/>
      <w:r w:rsidR="00AA3D27" w:rsidRPr="009460E3">
        <w:rPr>
          <w:rFonts w:ascii="Arial" w:hAnsi="Arial" w:cs="Arial"/>
          <w:sz w:val="24"/>
          <w:szCs w:val="24"/>
        </w:rPr>
        <w:t xml:space="preserve"> neurons were also studied.</w:t>
      </w:r>
    </w:p>
    <w:p w14:paraId="5343AFB3" w14:textId="77777777" w:rsidR="00B2108C" w:rsidRPr="009460E3" w:rsidRDefault="00B2108C">
      <w:pPr>
        <w:rPr>
          <w:rFonts w:ascii="Arial" w:hAnsi="Arial" w:cs="Arial"/>
          <w:sz w:val="24"/>
          <w:szCs w:val="24"/>
        </w:rPr>
      </w:pPr>
      <w:r w:rsidRPr="009460E3">
        <w:rPr>
          <w:rFonts w:ascii="Arial" w:hAnsi="Arial" w:cs="Arial"/>
          <w:sz w:val="24"/>
          <w:szCs w:val="24"/>
        </w:rPr>
        <w:br w:type="page"/>
      </w:r>
    </w:p>
    <w:p w14:paraId="0BD8EFEB"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lastRenderedPageBreak/>
        <w:t>Introduction</w:t>
      </w:r>
    </w:p>
    <w:p w14:paraId="198EFF68" w14:textId="535C4BB9" w:rsidR="00AA4F5C" w:rsidRPr="009460E3" w:rsidRDefault="00AA4F5C" w:rsidP="00AA4F5C">
      <w:pPr>
        <w:spacing w:line="480" w:lineRule="auto"/>
        <w:rPr>
          <w:rFonts w:ascii="Arial" w:hAnsi="Arial" w:cs="Arial"/>
          <w:sz w:val="24"/>
          <w:szCs w:val="24"/>
        </w:rPr>
      </w:pPr>
      <w:r w:rsidRPr="009460E3">
        <w:rPr>
          <w:rFonts w:ascii="Arial" w:hAnsi="Arial" w:cs="Arial"/>
          <w:sz w:val="24"/>
          <w:szCs w:val="24"/>
        </w:rPr>
        <w:t xml:space="preserve">The tree shrew superior </w:t>
      </w:r>
      <w:proofErr w:type="spellStart"/>
      <w:r w:rsidRPr="009460E3">
        <w:rPr>
          <w:rFonts w:ascii="Arial" w:hAnsi="Arial" w:cs="Arial"/>
          <w:sz w:val="24"/>
          <w:szCs w:val="24"/>
        </w:rPr>
        <w:t>colliculus</w:t>
      </w:r>
      <w:proofErr w:type="spellEnd"/>
      <w:r w:rsidR="00C956D2" w:rsidRPr="009460E3">
        <w:rPr>
          <w:rFonts w:ascii="Arial" w:hAnsi="Arial" w:cs="Arial"/>
          <w:sz w:val="24"/>
          <w:szCs w:val="24"/>
        </w:rPr>
        <w:t xml:space="preserve"> (SC)</w:t>
      </w:r>
      <w:r w:rsidRPr="009460E3">
        <w:rPr>
          <w:rFonts w:ascii="Arial" w:hAnsi="Arial" w:cs="Arial"/>
          <w:sz w:val="24"/>
          <w:szCs w:val="24"/>
        </w:rPr>
        <w:t xml:space="preserve"> is a large </w:t>
      </w:r>
      <w:proofErr w:type="gramStart"/>
      <w:r w:rsidRPr="009460E3">
        <w:rPr>
          <w:rFonts w:ascii="Arial" w:hAnsi="Arial" w:cs="Arial"/>
          <w:sz w:val="24"/>
          <w:szCs w:val="24"/>
        </w:rPr>
        <w:t>well laminated</w:t>
      </w:r>
      <w:proofErr w:type="gramEnd"/>
      <w:r w:rsidRPr="009460E3">
        <w:rPr>
          <w:rFonts w:ascii="Arial" w:hAnsi="Arial" w:cs="Arial"/>
          <w:sz w:val="24"/>
          <w:szCs w:val="24"/>
        </w:rPr>
        <w:t xml:space="preserve"> </w:t>
      </w:r>
      <w:del w:id="17" w:author="Trichur Vidyasagar" w:date="2018-03-21T10:51:00Z">
        <w:r w:rsidRPr="009460E3" w:rsidDel="005C6EE0">
          <w:rPr>
            <w:rFonts w:ascii="Arial" w:hAnsi="Arial" w:cs="Arial"/>
            <w:sz w:val="24"/>
            <w:szCs w:val="24"/>
          </w:rPr>
          <w:delText>region</w:delText>
        </w:r>
        <w:r w:rsidR="000343BC" w:rsidRPr="009460E3" w:rsidDel="005C6EE0">
          <w:rPr>
            <w:rFonts w:ascii="Arial" w:hAnsi="Arial" w:cs="Arial"/>
            <w:sz w:val="24"/>
            <w:szCs w:val="24"/>
          </w:rPr>
          <w:delText xml:space="preserve"> </w:delText>
        </w:r>
      </w:del>
      <w:ins w:id="18" w:author="Trichur Vidyasagar" w:date="2018-03-21T10:51:00Z">
        <w:r w:rsidR="005C6EE0">
          <w:rPr>
            <w:rFonts w:ascii="Arial" w:hAnsi="Arial" w:cs="Arial"/>
            <w:sz w:val="24"/>
            <w:szCs w:val="24"/>
          </w:rPr>
          <w:t>structure</w:t>
        </w:r>
        <w:r w:rsidR="005C6EE0" w:rsidRPr="009460E3">
          <w:rPr>
            <w:rFonts w:ascii="Arial" w:hAnsi="Arial" w:cs="Arial"/>
            <w:sz w:val="24"/>
            <w:szCs w:val="24"/>
          </w:rPr>
          <w:t xml:space="preserve"> </w:t>
        </w:r>
      </w:ins>
      <w:r w:rsidR="002D584A" w:rsidRPr="009460E3">
        <w:rPr>
          <w:rFonts w:ascii="Arial" w:hAnsi="Arial" w:cs="Arial"/>
          <w:sz w:val="24"/>
          <w:szCs w:val="24"/>
        </w:rPr>
        <w:t>(</w:t>
      </w:r>
      <w:proofErr w:type="spellStart"/>
      <w:r w:rsidR="002D584A" w:rsidRPr="009460E3">
        <w:rPr>
          <w:rFonts w:ascii="Arial" w:hAnsi="Arial" w:cs="Arial"/>
          <w:sz w:val="24"/>
          <w:szCs w:val="24"/>
        </w:rPr>
        <w:t>Tigges</w:t>
      </w:r>
      <w:proofErr w:type="spellEnd"/>
      <w:r w:rsidR="002D584A" w:rsidRPr="009460E3">
        <w:rPr>
          <w:rFonts w:ascii="Arial" w:hAnsi="Arial" w:cs="Arial"/>
          <w:sz w:val="24"/>
          <w:szCs w:val="24"/>
        </w:rPr>
        <w:t xml:space="preserve"> &amp; </w:t>
      </w:r>
      <w:proofErr w:type="spellStart"/>
      <w:r w:rsidR="002D584A" w:rsidRPr="009460E3">
        <w:rPr>
          <w:rFonts w:ascii="Arial" w:hAnsi="Arial" w:cs="Arial"/>
          <w:sz w:val="24"/>
          <w:szCs w:val="24"/>
        </w:rPr>
        <w:t>Shanta</w:t>
      </w:r>
      <w:proofErr w:type="spellEnd"/>
      <w:r w:rsidR="002D584A" w:rsidRPr="009460E3">
        <w:rPr>
          <w:rFonts w:ascii="Arial" w:hAnsi="Arial" w:cs="Arial"/>
          <w:sz w:val="24"/>
          <w:szCs w:val="24"/>
        </w:rPr>
        <w:t>, 19</w:t>
      </w:r>
      <w:r w:rsidR="00C36E7B" w:rsidRPr="009460E3">
        <w:rPr>
          <w:rFonts w:ascii="Arial" w:hAnsi="Arial" w:cs="Arial"/>
          <w:sz w:val="24"/>
          <w:szCs w:val="24"/>
        </w:rPr>
        <w:t>69</w:t>
      </w:r>
      <w:r w:rsidR="004A5A3B" w:rsidRPr="009460E3">
        <w:rPr>
          <w:rFonts w:ascii="Arial" w:hAnsi="Arial" w:cs="Arial"/>
          <w:sz w:val="24"/>
          <w:szCs w:val="24"/>
        </w:rPr>
        <w:t>; Zhou et al., 2016</w:t>
      </w:r>
      <w:r w:rsidR="002D584A" w:rsidRPr="009460E3">
        <w:rPr>
          <w:rFonts w:ascii="Arial" w:hAnsi="Arial" w:cs="Arial"/>
          <w:sz w:val="24"/>
          <w:szCs w:val="24"/>
        </w:rPr>
        <w:t xml:space="preserve">). </w:t>
      </w:r>
      <w:r w:rsidRPr="009460E3">
        <w:rPr>
          <w:rFonts w:ascii="Arial" w:hAnsi="Arial" w:cs="Arial"/>
          <w:sz w:val="24"/>
          <w:szCs w:val="24"/>
        </w:rPr>
        <w:t>It is sub-divided</w:t>
      </w:r>
      <w:r w:rsidR="002D584A" w:rsidRPr="009460E3">
        <w:rPr>
          <w:rFonts w:ascii="Arial" w:hAnsi="Arial" w:cs="Arial"/>
          <w:sz w:val="24"/>
          <w:szCs w:val="24"/>
        </w:rPr>
        <w:t xml:space="preserve"> into areas important for visual form processing and </w:t>
      </w:r>
      <w:proofErr w:type="spellStart"/>
      <w:r w:rsidR="002D584A" w:rsidRPr="009460E3">
        <w:rPr>
          <w:rFonts w:ascii="Arial" w:hAnsi="Arial" w:cs="Arial"/>
          <w:sz w:val="24"/>
          <w:szCs w:val="24"/>
        </w:rPr>
        <w:t>visuomotor</w:t>
      </w:r>
      <w:proofErr w:type="spellEnd"/>
      <w:r w:rsidR="002D584A" w:rsidRPr="009460E3">
        <w:rPr>
          <w:rFonts w:ascii="Arial" w:hAnsi="Arial" w:cs="Arial"/>
          <w:sz w:val="24"/>
          <w:szCs w:val="24"/>
        </w:rPr>
        <w:t xml:space="preserve"> </w:t>
      </w:r>
      <w:r w:rsidR="000343BC" w:rsidRPr="009460E3">
        <w:rPr>
          <w:rFonts w:ascii="Arial" w:hAnsi="Arial" w:cs="Arial"/>
          <w:sz w:val="24"/>
          <w:szCs w:val="24"/>
        </w:rPr>
        <w:t>processing</w:t>
      </w:r>
      <w:r w:rsidR="002D584A" w:rsidRPr="009460E3">
        <w:rPr>
          <w:rFonts w:ascii="Arial" w:hAnsi="Arial" w:cs="Arial"/>
          <w:sz w:val="24"/>
          <w:szCs w:val="24"/>
        </w:rPr>
        <w:t xml:space="preserve"> (</w:t>
      </w:r>
      <w:proofErr w:type="spellStart"/>
      <w:r w:rsidR="002D584A" w:rsidRPr="009460E3">
        <w:rPr>
          <w:rFonts w:ascii="Arial" w:hAnsi="Arial" w:cs="Arial"/>
          <w:sz w:val="24"/>
          <w:szCs w:val="24"/>
        </w:rPr>
        <w:t>Casagrande</w:t>
      </w:r>
      <w:proofErr w:type="spellEnd"/>
      <w:r w:rsidR="002D584A" w:rsidRPr="009460E3">
        <w:rPr>
          <w:rFonts w:ascii="Arial" w:hAnsi="Arial" w:cs="Arial"/>
          <w:sz w:val="24"/>
          <w:szCs w:val="24"/>
        </w:rPr>
        <w:t xml:space="preserve"> et al., 1972; </w:t>
      </w:r>
      <w:proofErr w:type="spellStart"/>
      <w:r w:rsidR="002D584A" w:rsidRPr="009460E3">
        <w:rPr>
          <w:rFonts w:ascii="Arial" w:hAnsi="Arial" w:cs="Arial"/>
          <w:sz w:val="24"/>
          <w:szCs w:val="24"/>
        </w:rPr>
        <w:t>Casagrande</w:t>
      </w:r>
      <w:proofErr w:type="spellEnd"/>
      <w:r w:rsidR="00231616" w:rsidRPr="009460E3">
        <w:rPr>
          <w:rFonts w:ascii="Arial" w:hAnsi="Arial" w:cs="Arial"/>
          <w:sz w:val="24"/>
          <w:szCs w:val="24"/>
        </w:rPr>
        <w:t xml:space="preserve"> &amp; Diamond</w:t>
      </w:r>
      <w:r w:rsidR="002D584A" w:rsidRPr="009460E3">
        <w:rPr>
          <w:rFonts w:ascii="Arial" w:hAnsi="Arial" w:cs="Arial"/>
          <w:sz w:val="24"/>
          <w:szCs w:val="24"/>
        </w:rPr>
        <w:t>, 197</w:t>
      </w:r>
      <w:r w:rsidR="00231616" w:rsidRPr="009460E3">
        <w:rPr>
          <w:rFonts w:ascii="Arial" w:hAnsi="Arial" w:cs="Arial"/>
          <w:sz w:val="24"/>
          <w:szCs w:val="24"/>
        </w:rPr>
        <w:t>4</w:t>
      </w:r>
      <w:r w:rsidR="00D337D4" w:rsidRPr="009460E3">
        <w:rPr>
          <w:rFonts w:ascii="Arial" w:hAnsi="Arial" w:cs="Arial"/>
          <w:sz w:val="24"/>
          <w:szCs w:val="24"/>
        </w:rPr>
        <w:t xml:space="preserve">) and </w:t>
      </w:r>
      <w:r w:rsidRPr="009460E3">
        <w:rPr>
          <w:rFonts w:ascii="Arial" w:hAnsi="Arial" w:cs="Arial"/>
          <w:sz w:val="24"/>
          <w:szCs w:val="24"/>
        </w:rPr>
        <w:t xml:space="preserve">has been implicated </w:t>
      </w:r>
      <w:r w:rsidR="002D584A" w:rsidRPr="009460E3">
        <w:rPr>
          <w:rFonts w:ascii="Arial" w:hAnsi="Arial" w:cs="Arial"/>
          <w:sz w:val="24"/>
          <w:szCs w:val="24"/>
        </w:rPr>
        <w:t>in an alternative pathway to the visual cortices (</w:t>
      </w:r>
      <w:proofErr w:type="spellStart"/>
      <w:r w:rsidR="002D584A" w:rsidRPr="009460E3">
        <w:rPr>
          <w:rFonts w:ascii="Arial" w:hAnsi="Arial" w:cs="Arial"/>
          <w:sz w:val="24"/>
          <w:szCs w:val="24"/>
        </w:rPr>
        <w:t>Killackey</w:t>
      </w:r>
      <w:proofErr w:type="spellEnd"/>
      <w:r w:rsidR="002D584A" w:rsidRPr="009460E3">
        <w:rPr>
          <w:rFonts w:ascii="Arial" w:hAnsi="Arial" w:cs="Arial"/>
          <w:sz w:val="24"/>
          <w:szCs w:val="24"/>
        </w:rPr>
        <w:t xml:space="preserve"> </w:t>
      </w:r>
      <w:r w:rsidR="004A5A3B" w:rsidRPr="009460E3">
        <w:rPr>
          <w:rFonts w:ascii="Arial" w:hAnsi="Arial" w:cs="Arial"/>
          <w:sz w:val="24"/>
          <w:szCs w:val="24"/>
        </w:rPr>
        <w:t xml:space="preserve">et al., 1971; </w:t>
      </w:r>
      <w:proofErr w:type="spellStart"/>
      <w:r w:rsidR="004A5A3B" w:rsidRPr="009460E3">
        <w:rPr>
          <w:rFonts w:ascii="Arial" w:hAnsi="Arial" w:cs="Arial"/>
          <w:sz w:val="24"/>
          <w:szCs w:val="24"/>
        </w:rPr>
        <w:t>Killackey</w:t>
      </w:r>
      <w:proofErr w:type="spellEnd"/>
      <w:r w:rsidR="004A5A3B" w:rsidRPr="009460E3">
        <w:rPr>
          <w:rFonts w:ascii="Arial" w:hAnsi="Arial" w:cs="Arial"/>
          <w:sz w:val="24"/>
          <w:szCs w:val="24"/>
        </w:rPr>
        <w:t xml:space="preserve"> &amp; Diamond</w:t>
      </w:r>
      <w:proofErr w:type="gramStart"/>
      <w:r w:rsidR="00D936BC" w:rsidRPr="009460E3">
        <w:rPr>
          <w:rFonts w:ascii="Arial" w:hAnsi="Arial" w:cs="Arial"/>
          <w:sz w:val="24"/>
          <w:szCs w:val="24"/>
        </w:rPr>
        <w:t>.</w:t>
      </w:r>
      <w:r w:rsidR="002D584A" w:rsidRPr="009460E3">
        <w:rPr>
          <w:rFonts w:ascii="Arial" w:hAnsi="Arial" w:cs="Arial"/>
          <w:sz w:val="24"/>
          <w:szCs w:val="24"/>
        </w:rPr>
        <w:t>,</w:t>
      </w:r>
      <w:proofErr w:type="gramEnd"/>
      <w:r w:rsidR="002D584A" w:rsidRPr="009460E3">
        <w:rPr>
          <w:rFonts w:ascii="Arial" w:hAnsi="Arial" w:cs="Arial"/>
          <w:sz w:val="24"/>
          <w:szCs w:val="24"/>
        </w:rPr>
        <w:t xml:space="preserve"> 197</w:t>
      </w:r>
      <w:r w:rsidR="004A5A3B" w:rsidRPr="009460E3">
        <w:rPr>
          <w:rFonts w:ascii="Arial" w:hAnsi="Arial" w:cs="Arial"/>
          <w:sz w:val="24"/>
          <w:szCs w:val="24"/>
        </w:rPr>
        <w:t>1</w:t>
      </w:r>
      <w:r w:rsidR="002D584A" w:rsidRPr="009460E3">
        <w:rPr>
          <w:rFonts w:ascii="Arial" w:hAnsi="Arial" w:cs="Arial"/>
          <w:sz w:val="24"/>
          <w:szCs w:val="24"/>
        </w:rPr>
        <w:t>)</w:t>
      </w:r>
      <w:r w:rsidR="00451588" w:rsidRPr="009460E3">
        <w:rPr>
          <w:rFonts w:ascii="Arial" w:hAnsi="Arial" w:cs="Arial"/>
          <w:sz w:val="24"/>
          <w:szCs w:val="24"/>
        </w:rPr>
        <w:t xml:space="preserve">. </w:t>
      </w:r>
      <w:r w:rsidRPr="009460E3">
        <w:rPr>
          <w:rFonts w:ascii="Arial" w:hAnsi="Arial" w:cs="Arial"/>
          <w:sz w:val="24"/>
          <w:szCs w:val="24"/>
        </w:rPr>
        <w:t xml:space="preserve">While the functional role and the projections of the SC </w:t>
      </w:r>
      <w:r w:rsidR="004359BD" w:rsidRPr="009460E3">
        <w:rPr>
          <w:rFonts w:ascii="Arial" w:hAnsi="Arial" w:cs="Arial"/>
          <w:sz w:val="24"/>
          <w:szCs w:val="24"/>
        </w:rPr>
        <w:t>have been</w:t>
      </w:r>
      <w:r w:rsidRPr="009460E3">
        <w:rPr>
          <w:rFonts w:ascii="Arial" w:hAnsi="Arial" w:cs="Arial"/>
          <w:sz w:val="24"/>
          <w:szCs w:val="24"/>
        </w:rPr>
        <w:t xml:space="preserve"> extensively studied, few studies have </w:t>
      </w:r>
      <w:proofErr w:type="spellStart"/>
      <w:r w:rsidRPr="009460E3">
        <w:rPr>
          <w:rFonts w:ascii="Arial" w:hAnsi="Arial" w:cs="Arial"/>
          <w:sz w:val="24"/>
          <w:szCs w:val="24"/>
        </w:rPr>
        <w:t>characterised</w:t>
      </w:r>
      <w:proofErr w:type="spellEnd"/>
      <w:r w:rsidRPr="009460E3">
        <w:rPr>
          <w:rFonts w:ascii="Arial" w:hAnsi="Arial" w:cs="Arial"/>
          <w:sz w:val="24"/>
          <w:szCs w:val="24"/>
        </w:rPr>
        <w:t xml:space="preserve"> the r</w:t>
      </w:r>
      <w:r w:rsidR="00D337D4" w:rsidRPr="009460E3">
        <w:rPr>
          <w:rFonts w:ascii="Arial" w:hAnsi="Arial" w:cs="Arial"/>
          <w:sz w:val="24"/>
          <w:szCs w:val="24"/>
        </w:rPr>
        <w:t>eceptive field properties of individual neurons</w:t>
      </w:r>
      <w:r w:rsidRPr="009460E3">
        <w:rPr>
          <w:rFonts w:ascii="Arial" w:hAnsi="Arial" w:cs="Arial"/>
          <w:sz w:val="24"/>
          <w:szCs w:val="24"/>
        </w:rPr>
        <w:t>. In this study, the receptive field properties</w:t>
      </w:r>
      <w:r w:rsidR="004A5A3B" w:rsidRPr="009460E3">
        <w:rPr>
          <w:rFonts w:ascii="Arial" w:hAnsi="Arial" w:cs="Arial"/>
          <w:sz w:val="24"/>
          <w:szCs w:val="24"/>
        </w:rPr>
        <w:t>, specifically orientation and spatial frequency tuning</w:t>
      </w:r>
      <w:r w:rsidRPr="009460E3">
        <w:rPr>
          <w:rFonts w:ascii="Arial" w:hAnsi="Arial" w:cs="Arial"/>
          <w:sz w:val="24"/>
          <w:szCs w:val="24"/>
        </w:rPr>
        <w:t xml:space="preserve"> of the tree shrew SC </w:t>
      </w:r>
      <w:r w:rsidR="00D337D4" w:rsidRPr="009460E3">
        <w:rPr>
          <w:rFonts w:ascii="Arial" w:hAnsi="Arial" w:cs="Arial"/>
          <w:sz w:val="24"/>
          <w:szCs w:val="24"/>
        </w:rPr>
        <w:t>neurons were</w:t>
      </w:r>
      <w:r w:rsidRPr="009460E3">
        <w:rPr>
          <w:rFonts w:ascii="Arial" w:hAnsi="Arial" w:cs="Arial"/>
          <w:sz w:val="24"/>
          <w:szCs w:val="24"/>
        </w:rPr>
        <w:t xml:space="preserve"> studied</w:t>
      </w:r>
      <w:r w:rsidR="000343BC" w:rsidRPr="009460E3">
        <w:rPr>
          <w:rFonts w:ascii="Arial" w:hAnsi="Arial" w:cs="Arial"/>
          <w:sz w:val="24"/>
          <w:szCs w:val="24"/>
        </w:rPr>
        <w:t xml:space="preserve"> and compared with the properties </w:t>
      </w:r>
      <w:r w:rsidRPr="009460E3">
        <w:rPr>
          <w:rFonts w:ascii="Arial" w:hAnsi="Arial" w:cs="Arial"/>
          <w:sz w:val="24"/>
          <w:szCs w:val="24"/>
        </w:rPr>
        <w:t xml:space="preserve">of the </w:t>
      </w:r>
      <w:proofErr w:type="spellStart"/>
      <w:r w:rsidRPr="009460E3">
        <w:rPr>
          <w:rFonts w:ascii="Arial" w:hAnsi="Arial" w:cs="Arial"/>
          <w:sz w:val="24"/>
          <w:szCs w:val="24"/>
        </w:rPr>
        <w:t>geniculo</w:t>
      </w:r>
      <w:proofErr w:type="spellEnd"/>
      <w:r w:rsidRPr="009460E3">
        <w:rPr>
          <w:rFonts w:ascii="Arial" w:hAnsi="Arial" w:cs="Arial"/>
          <w:sz w:val="24"/>
          <w:szCs w:val="24"/>
        </w:rPr>
        <w:t>-str</w:t>
      </w:r>
      <w:r w:rsidR="00603D09" w:rsidRPr="009460E3">
        <w:rPr>
          <w:rFonts w:ascii="Arial" w:hAnsi="Arial" w:cs="Arial"/>
          <w:sz w:val="24"/>
          <w:szCs w:val="24"/>
        </w:rPr>
        <w:t xml:space="preserve">iate system of the tree shrews. </w:t>
      </w:r>
    </w:p>
    <w:p w14:paraId="2D5B8823" w14:textId="47774739" w:rsidR="00451588" w:rsidRPr="009460E3" w:rsidRDefault="00977414" w:rsidP="00451588">
      <w:pPr>
        <w:spacing w:line="480" w:lineRule="auto"/>
        <w:rPr>
          <w:rFonts w:ascii="Arial" w:hAnsi="Arial" w:cs="Arial"/>
          <w:sz w:val="24"/>
          <w:szCs w:val="24"/>
        </w:rPr>
      </w:pPr>
      <w:del w:id="19" w:author="Trichur Vidyasagar" w:date="2018-03-20T20:42:00Z">
        <w:r w:rsidRPr="009460E3" w:rsidDel="008067A3">
          <w:rPr>
            <w:rFonts w:ascii="Arial" w:hAnsi="Arial" w:cs="Arial"/>
            <w:sz w:val="24"/>
            <w:szCs w:val="24"/>
          </w:rPr>
          <w:delText xml:space="preserve">The superior colliculus is </w:delText>
        </w:r>
        <w:r w:rsidR="00137C48" w:rsidRPr="009460E3" w:rsidDel="008067A3">
          <w:rPr>
            <w:rFonts w:ascii="Arial" w:hAnsi="Arial" w:cs="Arial"/>
            <w:sz w:val="24"/>
            <w:szCs w:val="24"/>
          </w:rPr>
          <w:delText xml:space="preserve">important </w:delText>
        </w:r>
        <w:r w:rsidRPr="009460E3" w:rsidDel="008067A3">
          <w:rPr>
            <w:rFonts w:ascii="Arial" w:hAnsi="Arial" w:cs="Arial"/>
            <w:sz w:val="24"/>
            <w:szCs w:val="24"/>
          </w:rPr>
          <w:delText>for form discrimination</w:delText>
        </w:r>
        <w:r w:rsidR="008D4B1E" w:rsidRPr="009460E3" w:rsidDel="008067A3">
          <w:rPr>
            <w:rFonts w:ascii="Arial" w:hAnsi="Arial" w:cs="Arial"/>
            <w:sz w:val="24"/>
            <w:szCs w:val="24"/>
          </w:rPr>
          <w:delText xml:space="preserve">. </w:delText>
        </w:r>
      </w:del>
      <w:r w:rsidR="00AA4F5C" w:rsidRPr="009460E3">
        <w:rPr>
          <w:rFonts w:ascii="Arial" w:hAnsi="Arial" w:cs="Arial"/>
          <w:sz w:val="24"/>
          <w:szCs w:val="24"/>
        </w:rPr>
        <w:t xml:space="preserve">Due to its extensive reciprocal projections to sensory as well as motor areas of the brain, the </w:t>
      </w:r>
      <w:r w:rsidR="000343BC" w:rsidRPr="009460E3">
        <w:rPr>
          <w:rFonts w:ascii="Arial" w:hAnsi="Arial" w:cs="Arial"/>
          <w:sz w:val="24"/>
          <w:szCs w:val="24"/>
        </w:rPr>
        <w:t>SC</w:t>
      </w:r>
      <w:r w:rsidR="008D4B1E" w:rsidRPr="009460E3">
        <w:rPr>
          <w:rFonts w:ascii="Arial" w:hAnsi="Arial" w:cs="Arial"/>
          <w:sz w:val="24"/>
          <w:szCs w:val="24"/>
        </w:rPr>
        <w:t xml:space="preserve"> </w:t>
      </w:r>
      <w:del w:id="20" w:author="Trichur Vidyasagar" w:date="2018-03-20T20:43:00Z">
        <w:r w:rsidR="008D4B1E" w:rsidRPr="009460E3" w:rsidDel="008067A3">
          <w:rPr>
            <w:rFonts w:ascii="Arial" w:hAnsi="Arial" w:cs="Arial"/>
            <w:sz w:val="24"/>
            <w:szCs w:val="24"/>
          </w:rPr>
          <w:delText>ha</w:delText>
        </w:r>
        <w:r w:rsidR="00463108" w:rsidRPr="009460E3" w:rsidDel="008067A3">
          <w:rPr>
            <w:rFonts w:ascii="Arial" w:hAnsi="Arial" w:cs="Arial"/>
            <w:sz w:val="24"/>
            <w:szCs w:val="24"/>
          </w:rPr>
          <w:delText>d</w:delText>
        </w:r>
        <w:r w:rsidRPr="009460E3" w:rsidDel="008067A3">
          <w:rPr>
            <w:rFonts w:ascii="Arial" w:hAnsi="Arial" w:cs="Arial"/>
            <w:sz w:val="24"/>
            <w:szCs w:val="24"/>
          </w:rPr>
          <w:delText xml:space="preserve"> </w:delText>
        </w:r>
        <w:r w:rsidR="008D4B1E" w:rsidRPr="009460E3" w:rsidDel="008067A3">
          <w:rPr>
            <w:rFonts w:ascii="Arial" w:hAnsi="Arial" w:cs="Arial"/>
            <w:sz w:val="24"/>
            <w:szCs w:val="24"/>
          </w:rPr>
          <w:delText>been</w:delText>
        </w:r>
      </w:del>
      <w:ins w:id="21" w:author="Trichur Vidyasagar" w:date="2018-03-20T20:43:00Z">
        <w:r w:rsidR="008067A3">
          <w:rPr>
            <w:rFonts w:ascii="Arial" w:hAnsi="Arial" w:cs="Arial"/>
            <w:sz w:val="24"/>
            <w:szCs w:val="24"/>
          </w:rPr>
          <w:t>was</w:t>
        </w:r>
      </w:ins>
      <w:r w:rsidRPr="009460E3">
        <w:rPr>
          <w:rFonts w:ascii="Arial" w:hAnsi="Arial" w:cs="Arial"/>
          <w:sz w:val="24"/>
          <w:szCs w:val="24"/>
        </w:rPr>
        <w:t xml:space="preserve"> implicated in </w:t>
      </w:r>
      <w:proofErr w:type="spellStart"/>
      <w:r w:rsidRPr="009460E3">
        <w:rPr>
          <w:rFonts w:ascii="Arial" w:hAnsi="Arial" w:cs="Arial"/>
          <w:sz w:val="24"/>
          <w:szCs w:val="24"/>
        </w:rPr>
        <w:t>oculomotor</w:t>
      </w:r>
      <w:proofErr w:type="spellEnd"/>
      <w:r w:rsidRPr="009460E3">
        <w:rPr>
          <w:rFonts w:ascii="Arial" w:hAnsi="Arial" w:cs="Arial"/>
          <w:sz w:val="24"/>
          <w:szCs w:val="24"/>
        </w:rPr>
        <w:t xml:space="preserve"> </w:t>
      </w:r>
      <w:proofErr w:type="spellStart"/>
      <w:r w:rsidRPr="009460E3">
        <w:rPr>
          <w:rFonts w:ascii="Arial" w:hAnsi="Arial" w:cs="Arial"/>
          <w:sz w:val="24"/>
          <w:szCs w:val="24"/>
        </w:rPr>
        <w:t>behaviour</w:t>
      </w:r>
      <w:proofErr w:type="spellEnd"/>
      <w:r w:rsidRPr="009460E3">
        <w:rPr>
          <w:rFonts w:ascii="Arial" w:hAnsi="Arial" w:cs="Arial"/>
          <w:sz w:val="24"/>
          <w:szCs w:val="24"/>
        </w:rPr>
        <w:t xml:space="preserve"> (Sherrington, 1947). </w:t>
      </w:r>
      <w:r w:rsidR="000343BC" w:rsidRPr="009460E3">
        <w:rPr>
          <w:rFonts w:ascii="Arial" w:hAnsi="Arial" w:cs="Arial"/>
          <w:sz w:val="24"/>
          <w:szCs w:val="24"/>
        </w:rPr>
        <w:t xml:space="preserve">However, studies where different layers of the SC were </w:t>
      </w:r>
      <w:proofErr w:type="spellStart"/>
      <w:r w:rsidR="000343BC" w:rsidRPr="009460E3">
        <w:rPr>
          <w:rFonts w:ascii="Arial" w:hAnsi="Arial" w:cs="Arial"/>
          <w:sz w:val="24"/>
          <w:szCs w:val="24"/>
        </w:rPr>
        <w:t>lesioned</w:t>
      </w:r>
      <w:proofErr w:type="spellEnd"/>
      <w:r w:rsidRPr="009460E3">
        <w:rPr>
          <w:rFonts w:ascii="Arial" w:hAnsi="Arial" w:cs="Arial"/>
          <w:sz w:val="24"/>
          <w:szCs w:val="24"/>
        </w:rPr>
        <w:t xml:space="preserve"> showed that the </w:t>
      </w:r>
      <w:r w:rsidR="000343BC" w:rsidRPr="009460E3">
        <w:rPr>
          <w:rFonts w:ascii="Arial" w:hAnsi="Arial" w:cs="Arial"/>
          <w:sz w:val="24"/>
          <w:szCs w:val="24"/>
        </w:rPr>
        <w:t>SC</w:t>
      </w:r>
      <w:r w:rsidRPr="009460E3">
        <w:rPr>
          <w:rFonts w:ascii="Arial" w:hAnsi="Arial" w:cs="Arial"/>
          <w:sz w:val="24"/>
          <w:szCs w:val="24"/>
        </w:rPr>
        <w:t xml:space="preserve"> consisted </w:t>
      </w:r>
      <w:r w:rsidR="00451588" w:rsidRPr="009460E3">
        <w:rPr>
          <w:rFonts w:ascii="Arial" w:hAnsi="Arial" w:cs="Arial"/>
          <w:sz w:val="24"/>
          <w:szCs w:val="24"/>
        </w:rPr>
        <w:t xml:space="preserve">of </w:t>
      </w:r>
      <w:r w:rsidRPr="009460E3">
        <w:rPr>
          <w:rFonts w:ascii="Arial" w:hAnsi="Arial" w:cs="Arial"/>
          <w:sz w:val="24"/>
          <w:szCs w:val="24"/>
        </w:rPr>
        <w:t>two separate</w:t>
      </w:r>
      <w:r w:rsidR="00451588" w:rsidRPr="009460E3">
        <w:rPr>
          <w:rFonts w:ascii="Arial" w:hAnsi="Arial" w:cs="Arial"/>
          <w:sz w:val="24"/>
          <w:szCs w:val="24"/>
        </w:rPr>
        <w:t xml:space="preserve"> functional</w:t>
      </w:r>
      <w:r w:rsidRPr="009460E3">
        <w:rPr>
          <w:rFonts w:ascii="Arial" w:hAnsi="Arial" w:cs="Arial"/>
          <w:sz w:val="24"/>
          <w:szCs w:val="24"/>
        </w:rPr>
        <w:t xml:space="preserve"> systems --- the superficial layers </w:t>
      </w:r>
      <w:r w:rsidR="000343BC" w:rsidRPr="009460E3">
        <w:rPr>
          <w:rFonts w:ascii="Arial" w:hAnsi="Arial" w:cs="Arial"/>
          <w:sz w:val="24"/>
          <w:szCs w:val="24"/>
        </w:rPr>
        <w:t>essential</w:t>
      </w:r>
      <w:r w:rsidRPr="009460E3">
        <w:rPr>
          <w:rFonts w:ascii="Arial" w:hAnsi="Arial" w:cs="Arial"/>
          <w:sz w:val="24"/>
          <w:szCs w:val="24"/>
        </w:rPr>
        <w:t xml:space="preserve"> </w:t>
      </w:r>
      <w:r w:rsidR="000343BC" w:rsidRPr="009460E3">
        <w:rPr>
          <w:rFonts w:ascii="Arial" w:hAnsi="Arial" w:cs="Arial"/>
          <w:sz w:val="24"/>
          <w:szCs w:val="24"/>
        </w:rPr>
        <w:t>for</w:t>
      </w:r>
      <w:r w:rsidRPr="009460E3">
        <w:rPr>
          <w:rFonts w:ascii="Arial" w:hAnsi="Arial" w:cs="Arial"/>
          <w:sz w:val="24"/>
          <w:szCs w:val="24"/>
        </w:rPr>
        <w:t xml:space="preserve"> visual form discrimination and the inferior layers implicated in </w:t>
      </w:r>
      <w:proofErr w:type="spellStart"/>
      <w:r w:rsidRPr="009460E3">
        <w:rPr>
          <w:rFonts w:ascii="Arial" w:hAnsi="Arial" w:cs="Arial"/>
          <w:sz w:val="24"/>
          <w:szCs w:val="24"/>
        </w:rPr>
        <w:t>oculomotor</w:t>
      </w:r>
      <w:proofErr w:type="spellEnd"/>
      <w:r w:rsidRPr="009460E3">
        <w:rPr>
          <w:rFonts w:ascii="Arial" w:hAnsi="Arial" w:cs="Arial"/>
          <w:sz w:val="24"/>
          <w:szCs w:val="24"/>
        </w:rPr>
        <w:t xml:space="preserve"> function and orienting </w:t>
      </w:r>
      <w:proofErr w:type="spellStart"/>
      <w:r w:rsidRPr="009460E3">
        <w:rPr>
          <w:rFonts w:ascii="Arial" w:hAnsi="Arial" w:cs="Arial"/>
          <w:sz w:val="24"/>
          <w:szCs w:val="24"/>
        </w:rPr>
        <w:t>behaviour</w:t>
      </w:r>
      <w:proofErr w:type="spellEnd"/>
      <w:r w:rsidRPr="009460E3">
        <w:rPr>
          <w:rFonts w:ascii="Arial" w:hAnsi="Arial" w:cs="Arial"/>
          <w:sz w:val="24"/>
          <w:szCs w:val="24"/>
        </w:rPr>
        <w:t xml:space="preserve"> (</w:t>
      </w:r>
      <w:proofErr w:type="spellStart"/>
      <w:r w:rsidRPr="009460E3">
        <w:rPr>
          <w:rFonts w:ascii="Arial" w:hAnsi="Arial" w:cs="Arial"/>
          <w:sz w:val="24"/>
          <w:szCs w:val="24"/>
        </w:rPr>
        <w:t>Casagrande</w:t>
      </w:r>
      <w:proofErr w:type="spellEnd"/>
      <w:r w:rsidRPr="009460E3">
        <w:rPr>
          <w:rFonts w:ascii="Arial" w:hAnsi="Arial" w:cs="Arial"/>
          <w:sz w:val="24"/>
          <w:szCs w:val="24"/>
        </w:rPr>
        <w:t xml:space="preserve"> et al., 1972</w:t>
      </w:r>
      <w:r w:rsidR="006A7225" w:rsidRPr="009460E3">
        <w:rPr>
          <w:rFonts w:ascii="Arial" w:hAnsi="Arial" w:cs="Arial"/>
          <w:sz w:val="24"/>
          <w:szCs w:val="24"/>
        </w:rPr>
        <w:t xml:space="preserve">; </w:t>
      </w:r>
      <w:proofErr w:type="spellStart"/>
      <w:r w:rsidR="006A7225" w:rsidRPr="009460E3">
        <w:rPr>
          <w:rFonts w:ascii="Arial" w:hAnsi="Arial" w:cs="Arial"/>
          <w:sz w:val="24"/>
          <w:szCs w:val="24"/>
        </w:rPr>
        <w:t>Casagrande</w:t>
      </w:r>
      <w:proofErr w:type="spellEnd"/>
      <w:r w:rsidR="006A7225" w:rsidRPr="009460E3">
        <w:rPr>
          <w:rFonts w:ascii="Arial" w:hAnsi="Arial" w:cs="Arial"/>
          <w:sz w:val="24"/>
          <w:szCs w:val="24"/>
        </w:rPr>
        <w:t xml:space="preserve"> &amp; Diamond, 1974</w:t>
      </w:r>
      <w:r w:rsidRPr="009460E3">
        <w:rPr>
          <w:rFonts w:ascii="Arial" w:hAnsi="Arial" w:cs="Arial"/>
          <w:sz w:val="24"/>
          <w:szCs w:val="24"/>
        </w:rPr>
        <w:t>).</w:t>
      </w:r>
      <w:r w:rsidR="00451588" w:rsidRPr="009460E3">
        <w:rPr>
          <w:rFonts w:ascii="Arial" w:hAnsi="Arial" w:cs="Arial"/>
          <w:sz w:val="24"/>
          <w:szCs w:val="24"/>
        </w:rPr>
        <w:t xml:space="preserve"> The superficial layers of the</w:t>
      </w:r>
      <w:r w:rsidR="004A7443" w:rsidRPr="009460E3">
        <w:rPr>
          <w:rFonts w:ascii="Arial" w:hAnsi="Arial" w:cs="Arial"/>
          <w:sz w:val="24"/>
          <w:szCs w:val="24"/>
        </w:rPr>
        <w:t xml:space="preserve"> tree shrew</w:t>
      </w:r>
      <w:r w:rsidR="00451588" w:rsidRPr="009460E3">
        <w:rPr>
          <w:rFonts w:ascii="Arial" w:hAnsi="Arial" w:cs="Arial"/>
          <w:sz w:val="24"/>
          <w:szCs w:val="24"/>
        </w:rPr>
        <w:t xml:space="preserve"> SC </w:t>
      </w:r>
      <w:r w:rsidR="00AA4F5C" w:rsidRPr="009460E3">
        <w:rPr>
          <w:rFonts w:ascii="Arial" w:hAnsi="Arial" w:cs="Arial"/>
          <w:sz w:val="24"/>
          <w:szCs w:val="24"/>
        </w:rPr>
        <w:t xml:space="preserve">are </w:t>
      </w:r>
      <w:r w:rsidR="00451588" w:rsidRPr="009460E3">
        <w:rPr>
          <w:rFonts w:ascii="Arial" w:hAnsi="Arial" w:cs="Arial"/>
          <w:sz w:val="24"/>
          <w:szCs w:val="24"/>
        </w:rPr>
        <w:t xml:space="preserve">further divided into stratum </w:t>
      </w:r>
      <w:proofErr w:type="spellStart"/>
      <w:r w:rsidR="00451588" w:rsidRPr="009460E3">
        <w:rPr>
          <w:rFonts w:ascii="Arial" w:hAnsi="Arial" w:cs="Arial"/>
          <w:sz w:val="24"/>
          <w:szCs w:val="24"/>
        </w:rPr>
        <w:t>zonale</w:t>
      </w:r>
      <w:proofErr w:type="spellEnd"/>
      <w:ins w:id="22" w:author="Trichur Vidyasagar" w:date="2018-03-20T20:43:00Z">
        <w:r w:rsidR="008067A3">
          <w:rPr>
            <w:rFonts w:ascii="Arial" w:hAnsi="Arial" w:cs="Arial"/>
            <w:sz w:val="24"/>
            <w:szCs w:val="24"/>
          </w:rPr>
          <w:t xml:space="preserve"> </w:t>
        </w:r>
      </w:ins>
      <w:r w:rsidR="00451588" w:rsidRPr="009460E3">
        <w:rPr>
          <w:rFonts w:ascii="Arial" w:hAnsi="Arial" w:cs="Arial"/>
          <w:sz w:val="24"/>
          <w:szCs w:val="24"/>
        </w:rPr>
        <w:t xml:space="preserve">(SZ), stratum </w:t>
      </w:r>
      <w:proofErr w:type="spellStart"/>
      <w:r w:rsidR="00451588" w:rsidRPr="009460E3">
        <w:rPr>
          <w:rFonts w:ascii="Arial" w:hAnsi="Arial" w:cs="Arial"/>
          <w:sz w:val="24"/>
          <w:szCs w:val="24"/>
        </w:rPr>
        <w:t>griseum</w:t>
      </w:r>
      <w:proofErr w:type="spellEnd"/>
      <w:r w:rsidR="00451588" w:rsidRPr="009460E3">
        <w:rPr>
          <w:rFonts w:ascii="Arial" w:hAnsi="Arial" w:cs="Arial"/>
          <w:sz w:val="24"/>
          <w:szCs w:val="24"/>
        </w:rPr>
        <w:t xml:space="preserve"> </w:t>
      </w:r>
      <w:proofErr w:type="spellStart"/>
      <w:r w:rsidR="00451588" w:rsidRPr="009460E3">
        <w:rPr>
          <w:rFonts w:ascii="Arial" w:hAnsi="Arial" w:cs="Arial"/>
          <w:sz w:val="24"/>
          <w:szCs w:val="24"/>
        </w:rPr>
        <w:t>superfi</w:t>
      </w:r>
      <w:r w:rsidR="00AA4F5C" w:rsidRPr="009460E3">
        <w:rPr>
          <w:rFonts w:ascii="Arial" w:hAnsi="Arial" w:cs="Arial"/>
          <w:sz w:val="24"/>
          <w:szCs w:val="24"/>
        </w:rPr>
        <w:t>ciale</w:t>
      </w:r>
      <w:proofErr w:type="spellEnd"/>
      <w:r w:rsidR="00AA4F5C" w:rsidRPr="009460E3">
        <w:rPr>
          <w:rFonts w:ascii="Arial" w:hAnsi="Arial" w:cs="Arial"/>
          <w:sz w:val="24"/>
          <w:szCs w:val="24"/>
        </w:rPr>
        <w:t xml:space="preserve"> (SGS) and stratum </w:t>
      </w:r>
      <w:proofErr w:type="spellStart"/>
      <w:r w:rsidR="00AA4F5C" w:rsidRPr="009460E3">
        <w:rPr>
          <w:rFonts w:ascii="Arial" w:hAnsi="Arial" w:cs="Arial"/>
          <w:sz w:val="24"/>
          <w:szCs w:val="24"/>
        </w:rPr>
        <w:t>opticum</w:t>
      </w:r>
      <w:proofErr w:type="spellEnd"/>
      <w:r w:rsidR="00AA4F5C" w:rsidRPr="009460E3">
        <w:rPr>
          <w:rFonts w:ascii="Arial" w:hAnsi="Arial" w:cs="Arial"/>
          <w:sz w:val="24"/>
          <w:szCs w:val="24"/>
        </w:rPr>
        <w:t xml:space="preserve"> (SO)</w:t>
      </w:r>
      <w:r w:rsidR="006A7225" w:rsidRPr="009460E3">
        <w:rPr>
          <w:rFonts w:ascii="Arial" w:hAnsi="Arial" w:cs="Arial"/>
          <w:sz w:val="24"/>
          <w:szCs w:val="24"/>
        </w:rPr>
        <w:t xml:space="preserve"> with</w:t>
      </w:r>
      <w:r w:rsidR="00AA4F5C" w:rsidRPr="009460E3">
        <w:rPr>
          <w:rFonts w:ascii="Arial" w:hAnsi="Arial" w:cs="Arial"/>
          <w:sz w:val="24"/>
          <w:szCs w:val="24"/>
        </w:rPr>
        <w:t xml:space="preserve"> </w:t>
      </w:r>
      <w:r w:rsidR="006A7225" w:rsidRPr="009460E3">
        <w:rPr>
          <w:rFonts w:ascii="Arial" w:hAnsi="Arial" w:cs="Arial"/>
          <w:sz w:val="24"/>
          <w:szCs w:val="24"/>
        </w:rPr>
        <w:t>t</w:t>
      </w:r>
      <w:r w:rsidR="00AA4F5C" w:rsidRPr="009460E3">
        <w:rPr>
          <w:rFonts w:ascii="Arial" w:hAnsi="Arial" w:cs="Arial"/>
          <w:sz w:val="24"/>
          <w:szCs w:val="24"/>
        </w:rPr>
        <w:t>he SGS</w:t>
      </w:r>
      <w:del w:id="23" w:author="Trichur Vidyasagar" w:date="2018-03-20T20:43:00Z">
        <w:r w:rsidR="00AA4F5C" w:rsidRPr="009460E3" w:rsidDel="008067A3">
          <w:rPr>
            <w:rFonts w:ascii="Arial" w:hAnsi="Arial" w:cs="Arial"/>
            <w:sz w:val="24"/>
            <w:szCs w:val="24"/>
          </w:rPr>
          <w:delText xml:space="preserve"> is</w:delText>
        </w:r>
      </w:del>
      <w:r w:rsidR="00AA4F5C" w:rsidRPr="009460E3">
        <w:rPr>
          <w:rFonts w:ascii="Arial" w:hAnsi="Arial" w:cs="Arial"/>
          <w:sz w:val="24"/>
          <w:szCs w:val="24"/>
        </w:rPr>
        <w:t xml:space="preserve"> further subdivided into</w:t>
      </w:r>
      <w:del w:id="24" w:author="Trichur Vidyasagar" w:date="2018-03-20T20:43:00Z">
        <w:r w:rsidR="00AA4F5C" w:rsidRPr="009460E3" w:rsidDel="008067A3">
          <w:rPr>
            <w:rFonts w:ascii="Arial" w:hAnsi="Arial" w:cs="Arial"/>
            <w:sz w:val="24"/>
            <w:szCs w:val="24"/>
          </w:rPr>
          <w:delText xml:space="preserve"> the</w:delText>
        </w:r>
      </w:del>
      <w:r w:rsidR="00AA4F5C" w:rsidRPr="009460E3">
        <w:rPr>
          <w:rFonts w:ascii="Arial" w:hAnsi="Arial" w:cs="Arial"/>
          <w:sz w:val="24"/>
          <w:szCs w:val="24"/>
        </w:rPr>
        <w:t xml:space="preserve"> upper and</w:t>
      </w:r>
      <w:del w:id="25" w:author="Trichur Vidyasagar" w:date="2018-03-20T20:43:00Z">
        <w:r w:rsidR="00AA4F5C" w:rsidRPr="009460E3" w:rsidDel="008067A3">
          <w:rPr>
            <w:rFonts w:ascii="Arial" w:hAnsi="Arial" w:cs="Arial"/>
            <w:sz w:val="24"/>
            <w:szCs w:val="24"/>
          </w:rPr>
          <w:delText xml:space="preserve"> the</w:delText>
        </w:r>
      </w:del>
      <w:r w:rsidR="00AA4F5C" w:rsidRPr="009460E3">
        <w:rPr>
          <w:rFonts w:ascii="Arial" w:hAnsi="Arial" w:cs="Arial"/>
          <w:sz w:val="24"/>
          <w:szCs w:val="24"/>
        </w:rPr>
        <w:t xml:space="preserve"> lower SGS (</w:t>
      </w:r>
      <w:proofErr w:type="spellStart"/>
      <w:r w:rsidR="00AA4F5C" w:rsidRPr="009460E3">
        <w:rPr>
          <w:rFonts w:ascii="Arial" w:hAnsi="Arial" w:cs="Arial"/>
          <w:sz w:val="24"/>
          <w:szCs w:val="24"/>
        </w:rPr>
        <w:t>uSGS</w:t>
      </w:r>
      <w:proofErr w:type="spellEnd"/>
      <w:r w:rsidR="00AA4F5C" w:rsidRPr="009460E3">
        <w:rPr>
          <w:rFonts w:ascii="Arial" w:hAnsi="Arial" w:cs="Arial"/>
          <w:sz w:val="24"/>
          <w:szCs w:val="24"/>
        </w:rPr>
        <w:t xml:space="preserve"> and </w:t>
      </w:r>
      <w:proofErr w:type="spellStart"/>
      <w:r w:rsidR="00AA4F5C" w:rsidRPr="009460E3">
        <w:rPr>
          <w:rFonts w:ascii="Arial" w:hAnsi="Arial" w:cs="Arial"/>
          <w:sz w:val="24"/>
          <w:szCs w:val="24"/>
        </w:rPr>
        <w:t>lSGS</w:t>
      </w:r>
      <w:proofErr w:type="spellEnd"/>
      <w:ins w:id="26" w:author="Trichur Vidyasagar" w:date="2018-03-20T20:44:00Z">
        <w:r w:rsidR="008067A3">
          <w:rPr>
            <w:rFonts w:ascii="Arial" w:hAnsi="Arial" w:cs="Arial"/>
            <w:sz w:val="24"/>
            <w:szCs w:val="24"/>
          </w:rPr>
          <w:t xml:space="preserve"> respectively</w:t>
        </w:r>
      </w:ins>
      <w:r w:rsidR="00AA4F5C" w:rsidRPr="009460E3">
        <w:rPr>
          <w:rFonts w:ascii="Arial" w:hAnsi="Arial" w:cs="Arial"/>
          <w:sz w:val="24"/>
          <w:szCs w:val="24"/>
        </w:rPr>
        <w:t>). As these are the layers of the SC that predominantly receive visual input (from the retina and primary visual cortex (V1</w:t>
      </w:r>
      <w:r w:rsidR="004A7443" w:rsidRPr="009460E3">
        <w:rPr>
          <w:rFonts w:ascii="Arial" w:hAnsi="Arial" w:cs="Arial"/>
          <w:sz w:val="24"/>
          <w:szCs w:val="24"/>
        </w:rPr>
        <w:t xml:space="preserve">); </w:t>
      </w:r>
      <w:r w:rsidR="008E0B19" w:rsidRPr="009460E3">
        <w:rPr>
          <w:rFonts w:ascii="Arial" w:hAnsi="Arial" w:cs="Arial"/>
          <w:sz w:val="24"/>
          <w:szCs w:val="24"/>
        </w:rPr>
        <w:t>see May, 2006 for review</w:t>
      </w:r>
      <w:r w:rsidR="00AA4F5C" w:rsidRPr="009460E3">
        <w:rPr>
          <w:rFonts w:ascii="Arial" w:hAnsi="Arial" w:cs="Arial"/>
          <w:sz w:val="24"/>
          <w:szCs w:val="24"/>
        </w:rPr>
        <w:t>), o</w:t>
      </w:r>
      <w:r w:rsidR="00451588" w:rsidRPr="009460E3">
        <w:rPr>
          <w:rFonts w:ascii="Arial" w:hAnsi="Arial" w:cs="Arial"/>
          <w:sz w:val="24"/>
          <w:szCs w:val="24"/>
        </w:rPr>
        <w:t>nly the response properties of neurons in these superficial layers w</w:t>
      </w:r>
      <w:r w:rsidR="00AA4F5C" w:rsidRPr="009460E3">
        <w:rPr>
          <w:rFonts w:ascii="Arial" w:hAnsi="Arial" w:cs="Arial"/>
          <w:sz w:val="24"/>
          <w:szCs w:val="24"/>
        </w:rPr>
        <w:t>ere studied</w:t>
      </w:r>
      <w:r w:rsidR="00451588" w:rsidRPr="009460E3">
        <w:rPr>
          <w:rFonts w:ascii="Arial" w:hAnsi="Arial" w:cs="Arial"/>
          <w:sz w:val="24"/>
          <w:szCs w:val="24"/>
        </w:rPr>
        <w:t>.</w:t>
      </w:r>
    </w:p>
    <w:p w14:paraId="366F9A2B" w14:textId="5554B0C1" w:rsidR="00722832" w:rsidRPr="009460E3" w:rsidRDefault="00B6747D" w:rsidP="00722832">
      <w:pPr>
        <w:spacing w:line="480" w:lineRule="auto"/>
        <w:rPr>
          <w:rFonts w:ascii="Arial" w:hAnsi="Arial" w:cs="Arial"/>
          <w:sz w:val="24"/>
          <w:szCs w:val="24"/>
        </w:rPr>
      </w:pPr>
      <w:r w:rsidRPr="009460E3">
        <w:rPr>
          <w:rFonts w:ascii="Arial" w:hAnsi="Arial" w:cs="Arial"/>
          <w:sz w:val="24"/>
          <w:szCs w:val="24"/>
        </w:rPr>
        <w:lastRenderedPageBreak/>
        <w:t>In the present study, we aimed</w:t>
      </w:r>
      <w:r w:rsidR="003D4022" w:rsidRPr="009460E3">
        <w:rPr>
          <w:rFonts w:ascii="Arial" w:hAnsi="Arial" w:cs="Arial"/>
          <w:sz w:val="24"/>
          <w:szCs w:val="24"/>
        </w:rPr>
        <w:t xml:space="preserve"> to examine orientation biases </w:t>
      </w:r>
      <w:r w:rsidRPr="009460E3">
        <w:rPr>
          <w:rFonts w:ascii="Arial" w:hAnsi="Arial" w:cs="Arial"/>
          <w:sz w:val="24"/>
          <w:szCs w:val="24"/>
        </w:rPr>
        <w:t xml:space="preserve">and spatial frequency tuning </w:t>
      </w:r>
      <w:r w:rsidR="003D4022" w:rsidRPr="009460E3">
        <w:rPr>
          <w:rFonts w:ascii="Arial" w:hAnsi="Arial" w:cs="Arial"/>
          <w:sz w:val="24"/>
          <w:szCs w:val="24"/>
        </w:rPr>
        <w:t xml:space="preserve">in the tree shrew SC. </w:t>
      </w:r>
      <w:r w:rsidR="00722832" w:rsidRPr="009460E3">
        <w:rPr>
          <w:rFonts w:ascii="Arial" w:hAnsi="Arial" w:cs="Arial"/>
          <w:sz w:val="24"/>
          <w:szCs w:val="24"/>
        </w:rPr>
        <w:t>More than 50 years after its first report, the mechanism underlying orientation selectivity is still debated</w:t>
      </w:r>
      <w:ins w:id="27" w:author="Trichur Vidyasagar" w:date="2018-03-21T10:52:00Z">
        <w:r w:rsidR="005C6EE0">
          <w:rPr>
            <w:rFonts w:ascii="Arial" w:hAnsi="Arial" w:cs="Arial"/>
            <w:sz w:val="24"/>
            <w:szCs w:val="24"/>
          </w:rPr>
          <w:t xml:space="preserve"> (Refs</w:t>
        </w:r>
        <w:proofErr w:type="gramStart"/>
        <w:r w:rsidR="005C6EE0">
          <w:rPr>
            <w:rFonts w:ascii="Arial" w:hAnsi="Arial" w:cs="Arial"/>
            <w:sz w:val="24"/>
            <w:szCs w:val="24"/>
          </w:rPr>
          <w:t>?..</w:t>
        </w:r>
        <w:proofErr w:type="gramEnd"/>
        <w:r w:rsidR="005C6EE0">
          <w:rPr>
            <w:rFonts w:ascii="Arial" w:hAnsi="Arial" w:cs="Arial"/>
            <w:sz w:val="24"/>
            <w:szCs w:val="24"/>
          </w:rPr>
          <w:t xml:space="preserve"> </w:t>
        </w:r>
        <w:proofErr w:type="spellStart"/>
        <w:proofErr w:type="gramStart"/>
        <w:r w:rsidR="005C6EE0">
          <w:rPr>
            <w:rFonts w:ascii="Arial" w:hAnsi="Arial" w:cs="Arial"/>
            <w:sz w:val="24"/>
            <w:szCs w:val="24"/>
          </w:rPr>
          <w:t>Priebe</w:t>
        </w:r>
        <w:proofErr w:type="spellEnd"/>
        <w:r w:rsidR="005C6EE0">
          <w:rPr>
            <w:rFonts w:ascii="Arial" w:hAnsi="Arial" w:cs="Arial"/>
            <w:sz w:val="24"/>
            <w:szCs w:val="24"/>
          </w:rPr>
          <w:t>,</w:t>
        </w:r>
      </w:ins>
      <w:ins w:id="28" w:author="Trichur Vidyasagar" w:date="2018-03-21T10:53:00Z">
        <w:r w:rsidR="005C6EE0">
          <w:rPr>
            <w:rFonts w:ascii="Arial" w:hAnsi="Arial" w:cs="Arial"/>
            <w:sz w:val="24"/>
            <w:szCs w:val="24"/>
          </w:rPr>
          <w:t>…;</w:t>
        </w:r>
      </w:ins>
      <w:proofErr w:type="gramEnd"/>
      <w:ins w:id="29" w:author="Trichur Vidyasagar" w:date="2018-03-21T10:52:00Z">
        <w:r w:rsidR="005C6EE0">
          <w:rPr>
            <w:rFonts w:ascii="Arial" w:hAnsi="Arial" w:cs="Arial"/>
            <w:sz w:val="24"/>
            <w:szCs w:val="24"/>
          </w:rPr>
          <w:t xml:space="preserve"> V&amp;E</w:t>
        </w:r>
      </w:ins>
      <w:r w:rsidR="00722832" w:rsidRPr="009460E3">
        <w:rPr>
          <w:rFonts w:ascii="Arial" w:hAnsi="Arial" w:cs="Arial"/>
          <w:sz w:val="24"/>
          <w:szCs w:val="24"/>
        </w:rPr>
        <w:t>.</w:t>
      </w:r>
      <w:ins w:id="30" w:author="Trichur Vidyasagar" w:date="2018-03-21T10:53:00Z">
        <w:r w:rsidR="005C6EE0">
          <w:rPr>
            <w:rFonts w:ascii="Arial" w:hAnsi="Arial" w:cs="Arial"/>
            <w:sz w:val="24"/>
            <w:szCs w:val="24"/>
          </w:rPr>
          <w:t>,,,).</w:t>
        </w:r>
      </w:ins>
      <w:r w:rsidR="00722832" w:rsidRPr="009460E3">
        <w:rPr>
          <w:rFonts w:ascii="Arial" w:hAnsi="Arial" w:cs="Arial"/>
          <w:sz w:val="24"/>
          <w:szCs w:val="24"/>
        </w:rPr>
        <w:t xml:space="preserve"> The </w:t>
      </w:r>
      <w:del w:id="31" w:author="Trichur Vidyasagar" w:date="2018-03-21T10:53:00Z">
        <w:r w:rsidR="00722832" w:rsidRPr="009460E3" w:rsidDel="005C6EE0">
          <w:rPr>
            <w:rFonts w:ascii="Arial" w:hAnsi="Arial" w:cs="Arial"/>
            <w:sz w:val="24"/>
            <w:szCs w:val="24"/>
          </w:rPr>
          <w:delText xml:space="preserve">theory </w:delText>
        </w:r>
      </w:del>
      <w:ins w:id="32" w:author="Trichur Vidyasagar" w:date="2018-03-21T10:53:00Z">
        <w:r w:rsidR="005C6EE0">
          <w:rPr>
            <w:rFonts w:ascii="Arial" w:hAnsi="Arial" w:cs="Arial"/>
            <w:sz w:val="24"/>
            <w:szCs w:val="24"/>
          </w:rPr>
          <w:t xml:space="preserve">model </w:t>
        </w:r>
      </w:ins>
      <w:r w:rsidR="00722832" w:rsidRPr="009460E3">
        <w:rPr>
          <w:rFonts w:ascii="Arial" w:hAnsi="Arial" w:cs="Arial"/>
          <w:sz w:val="24"/>
          <w:szCs w:val="24"/>
        </w:rPr>
        <w:t xml:space="preserve">of excitatory convergence </w:t>
      </w:r>
      <w:ins w:id="33" w:author="Trichur Vidyasagar" w:date="2018-03-21T10:54:00Z">
        <w:r w:rsidR="005C6EE0">
          <w:rPr>
            <w:rFonts w:ascii="Arial" w:hAnsi="Arial" w:cs="Arial"/>
            <w:sz w:val="24"/>
            <w:szCs w:val="24"/>
          </w:rPr>
          <w:t>proposed by Hubel &amp; Wiesel (1962, 1968</w:t>
        </w:r>
        <w:proofErr w:type="gramStart"/>
        <w:r w:rsidR="005C6EE0">
          <w:rPr>
            <w:rFonts w:ascii="Arial" w:hAnsi="Arial" w:cs="Arial"/>
            <w:sz w:val="24"/>
            <w:szCs w:val="24"/>
          </w:rPr>
          <w:t xml:space="preserve">) </w:t>
        </w:r>
        <w:r w:rsidR="005C6EE0" w:rsidRPr="009460E3">
          <w:rPr>
            <w:rFonts w:ascii="Arial" w:hAnsi="Arial" w:cs="Arial"/>
            <w:sz w:val="24"/>
            <w:szCs w:val="24"/>
          </w:rPr>
          <w:t xml:space="preserve"> </w:t>
        </w:r>
      </w:ins>
      <w:proofErr w:type="gramEnd"/>
      <w:del w:id="34" w:author="Trichur Vidyasagar" w:date="2018-03-21T10:54:00Z">
        <w:r w:rsidR="00722832" w:rsidRPr="009460E3" w:rsidDel="005C6EE0">
          <w:rPr>
            <w:rFonts w:ascii="Arial" w:hAnsi="Arial" w:cs="Arial"/>
            <w:sz w:val="24"/>
            <w:szCs w:val="24"/>
          </w:rPr>
          <w:delText xml:space="preserve">of </w:delText>
        </w:r>
      </w:del>
      <w:ins w:id="35" w:author="Trichur Vidyasagar" w:date="2018-03-21T10:54:00Z">
        <w:r w:rsidR="005C6EE0">
          <w:rPr>
            <w:rFonts w:ascii="Arial" w:hAnsi="Arial" w:cs="Arial"/>
            <w:sz w:val="24"/>
            <w:szCs w:val="24"/>
          </w:rPr>
          <w:t xml:space="preserve">for </w:t>
        </w:r>
      </w:ins>
      <w:r w:rsidR="00722832" w:rsidRPr="009460E3">
        <w:rPr>
          <w:rFonts w:ascii="Arial" w:hAnsi="Arial" w:cs="Arial"/>
          <w:sz w:val="24"/>
          <w:szCs w:val="24"/>
        </w:rPr>
        <w:t>orientation selectivity</w:t>
      </w:r>
      <w:r w:rsidR="006B2454" w:rsidRPr="009460E3">
        <w:rPr>
          <w:rFonts w:ascii="Arial" w:hAnsi="Arial" w:cs="Arial"/>
          <w:sz w:val="24"/>
          <w:szCs w:val="24"/>
        </w:rPr>
        <w:t xml:space="preserve"> in</w:t>
      </w:r>
      <w:del w:id="36" w:author="Trichur Vidyasagar" w:date="2018-03-21T10:54:00Z">
        <w:r w:rsidR="006B2454" w:rsidRPr="009460E3" w:rsidDel="005C6EE0">
          <w:rPr>
            <w:rFonts w:ascii="Arial" w:hAnsi="Arial" w:cs="Arial"/>
            <w:sz w:val="24"/>
            <w:szCs w:val="24"/>
          </w:rPr>
          <w:delText xml:space="preserve"> the</w:delText>
        </w:r>
      </w:del>
      <w:r w:rsidR="006B2454" w:rsidRPr="009460E3">
        <w:rPr>
          <w:rFonts w:ascii="Arial" w:hAnsi="Arial" w:cs="Arial"/>
          <w:sz w:val="24"/>
          <w:szCs w:val="24"/>
        </w:rPr>
        <w:t xml:space="preserve"> cats and macaques</w:t>
      </w:r>
      <w:r w:rsidR="00722832" w:rsidRPr="009460E3">
        <w:rPr>
          <w:rFonts w:ascii="Arial" w:hAnsi="Arial" w:cs="Arial"/>
          <w:sz w:val="24"/>
          <w:szCs w:val="24"/>
        </w:rPr>
        <w:t xml:space="preserve"> </w:t>
      </w:r>
      <w:del w:id="37" w:author="Trichur Vidyasagar" w:date="2018-03-21T10:54:00Z">
        <w:r w:rsidR="00722832" w:rsidRPr="009460E3" w:rsidDel="005C6EE0">
          <w:rPr>
            <w:rFonts w:ascii="Arial" w:hAnsi="Arial" w:cs="Arial"/>
            <w:sz w:val="24"/>
            <w:szCs w:val="24"/>
          </w:rPr>
          <w:delText>(Hubel &amp; Wiesel, 1962</w:delText>
        </w:r>
        <w:r w:rsidR="006B2454" w:rsidRPr="009460E3" w:rsidDel="005C6EE0">
          <w:rPr>
            <w:rFonts w:ascii="Arial" w:hAnsi="Arial" w:cs="Arial"/>
            <w:sz w:val="24"/>
            <w:szCs w:val="24"/>
          </w:rPr>
          <w:delText>; Hubel &amp; Wiesel, 1968</w:delText>
        </w:r>
        <w:r w:rsidR="00722832" w:rsidRPr="009460E3" w:rsidDel="005C6EE0">
          <w:rPr>
            <w:rFonts w:ascii="Arial" w:hAnsi="Arial" w:cs="Arial"/>
            <w:sz w:val="24"/>
            <w:szCs w:val="24"/>
          </w:rPr>
          <w:delText xml:space="preserve">) </w:delText>
        </w:r>
      </w:del>
      <w:del w:id="38" w:author="Trichur Vidyasagar" w:date="2018-03-21T10:55:00Z">
        <w:r w:rsidR="00722832" w:rsidRPr="009460E3" w:rsidDel="005C6EE0">
          <w:rPr>
            <w:rFonts w:ascii="Arial" w:hAnsi="Arial" w:cs="Arial"/>
            <w:sz w:val="24"/>
            <w:szCs w:val="24"/>
          </w:rPr>
          <w:delText>suggest</w:delText>
        </w:r>
        <w:r w:rsidRPr="009460E3" w:rsidDel="005C6EE0">
          <w:rPr>
            <w:rFonts w:ascii="Arial" w:hAnsi="Arial" w:cs="Arial"/>
            <w:sz w:val="24"/>
            <w:szCs w:val="24"/>
          </w:rPr>
          <w:delText>ed</w:delText>
        </w:r>
      </w:del>
      <w:ins w:id="39" w:author="Trichur Vidyasagar" w:date="2018-03-21T10:55:00Z">
        <w:r w:rsidR="005C6EE0">
          <w:rPr>
            <w:rFonts w:ascii="Arial" w:hAnsi="Arial" w:cs="Arial"/>
            <w:sz w:val="24"/>
            <w:szCs w:val="24"/>
          </w:rPr>
          <w:t>assumed</w:t>
        </w:r>
      </w:ins>
      <w:r w:rsidR="00722832" w:rsidRPr="009460E3">
        <w:rPr>
          <w:rFonts w:ascii="Arial" w:hAnsi="Arial" w:cs="Arial"/>
          <w:sz w:val="24"/>
          <w:szCs w:val="24"/>
        </w:rPr>
        <w:t xml:space="preserve"> that orientat</w:t>
      </w:r>
      <w:r w:rsidRPr="009460E3">
        <w:rPr>
          <w:rFonts w:ascii="Arial" w:hAnsi="Arial" w:cs="Arial"/>
          <w:sz w:val="24"/>
          <w:szCs w:val="24"/>
        </w:rPr>
        <w:t>ion selectivity</w:t>
      </w:r>
      <w:ins w:id="40" w:author="Trichur Vidyasagar" w:date="2018-03-21T10:56:00Z">
        <w:r w:rsidR="005C6EE0">
          <w:rPr>
            <w:rFonts w:ascii="Arial" w:hAnsi="Arial" w:cs="Arial"/>
            <w:sz w:val="24"/>
            <w:szCs w:val="24"/>
          </w:rPr>
          <w:t xml:space="preserve"> was</w:t>
        </w:r>
      </w:ins>
      <w:del w:id="41" w:author="Trichur Vidyasagar" w:date="2018-03-21T10:56:00Z">
        <w:r w:rsidRPr="009460E3" w:rsidDel="005C6EE0">
          <w:rPr>
            <w:rFonts w:ascii="Arial" w:hAnsi="Arial" w:cs="Arial"/>
            <w:sz w:val="24"/>
            <w:szCs w:val="24"/>
          </w:rPr>
          <w:delText xml:space="preserve"> </w:delText>
        </w:r>
      </w:del>
      <w:ins w:id="42" w:author="Trichur Vidyasagar" w:date="2018-03-21T10:55:00Z">
        <w:r w:rsidR="005C6EE0">
          <w:rPr>
            <w:rFonts w:ascii="Arial" w:hAnsi="Arial" w:cs="Arial"/>
            <w:sz w:val="24"/>
            <w:szCs w:val="24"/>
          </w:rPr>
          <w:t xml:space="preserve"> </w:t>
        </w:r>
      </w:ins>
      <w:r w:rsidRPr="009460E3">
        <w:rPr>
          <w:rFonts w:ascii="Arial" w:hAnsi="Arial" w:cs="Arial"/>
          <w:sz w:val="24"/>
          <w:szCs w:val="24"/>
        </w:rPr>
        <w:t xml:space="preserve">first </w:t>
      </w:r>
      <w:del w:id="43" w:author="Trichur Vidyasagar" w:date="2018-03-21T10:56:00Z">
        <w:r w:rsidRPr="009460E3" w:rsidDel="005C6EE0">
          <w:rPr>
            <w:rFonts w:ascii="Arial" w:hAnsi="Arial" w:cs="Arial"/>
            <w:sz w:val="24"/>
            <w:szCs w:val="24"/>
          </w:rPr>
          <w:delText>originated</w:delText>
        </w:r>
        <w:r w:rsidR="00722832" w:rsidRPr="009460E3" w:rsidDel="005C6EE0">
          <w:rPr>
            <w:rFonts w:ascii="Arial" w:hAnsi="Arial" w:cs="Arial"/>
            <w:sz w:val="24"/>
            <w:szCs w:val="24"/>
          </w:rPr>
          <w:delText xml:space="preserve"> </w:delText>
        </w:r>
      </w:del>
      <w:ins w:id="44" w:author="Trichur Vidyasagar" w:date="2018-03-21T10:56:00Z">
        <w:r w:rsidR="005C6EE0">
          <w:rPr>
            <w:rFonts w:ascii="Arial" w:hAnsi="Arial" w:cs="Arial"/>
            <w:sz w:val="24"/>
            <w:szCs w:val="24"/>
          </w:rPr>
          <w:t>generated</w:t>
        </w:r>
        <w:r w:rsidR="005C6EE0" w:rsidRPr="009460E3">
          <w:rPr>
            <w:rFonts w:ascii="Arial" w:hAnsi="Arial" w:cs="Arial"/>
            <w:sz w:val="24"/>
            <w:szCs w:val="24"/>
          </w:rPr>
          <w:t xml:space="preserve"> </w:t>
        </w:r>
      </w:ins>
      <w:ins w:id="45" w:author="Trichur Vidyasagar" w:date="2018-03-21T10:55:00Z">
        <w:r w:rsidR="005C6EE0">
          <w:rPr>
            <w:rFonts w:ascii="Arial" w:hAnsi="Arial" w:cs="Arial"/>
            <w:sz w:val="24"/>
            <w:szCs w:val="24"/>
          </w:rPr>
          <w:t xml:space="preserve">along the visual pathway only </w:t>
        </w:r>
      </w:ins>
      <w:r w:rsidR="00722832" w:rsidRPr="009460E3">
        <w:rPr>
          <w:rFonts w:ascii="Arial" w:hAnsi="Arial" w:cs="Arial"/>
          <w:sz w:val="24"/>
          <w:szCs w:val="24"/>
        </w:rPr>
        <w:t>in the primary visual cor</w:t>
      </w:r>
      <w:r w:rsidRPr="009460E3">
        <w:rPr>
          <w:rFonts w:ascii="Arial" w:hAnsi="Arial" w:cs="Arial"/>
          <w:sz w:val="24"/>
          <w:szCs w:val="24"/>
        </w:rPr>
        <w:t xml:space="preserve">tex. </w:t>
      </w:r>
      <w:r w:rsidR="006B2454" w:rsidRPr="009460E3">
        <w:rPr>
          <w:rFonts w:ascii="Arial" w:hAnsi="Arial" w:cs="Arial"/>
          <w:sz w:val="24"/>
          <w:szCs w:val="24"/>
        </w:rPr>
        <w:t>A similar mechanism of orientation selectivity has been proposed in the tree shrews (</w:t>
      </w:r>
      <w:proofErr w:type="spellStart"/>
      <w:r w:rsidR="006B2454" w:rsidRPr="009460E3">
        <w:rPr>
          <w:rFonts w:ascii="Arial" w:hAnsi="Arial" w:cs="Arial"/>
          <w:sz w:val="24"/>
          <w:szCs w:val="24"/>
        </w:rPr>
        <w:t>Chisum</w:t>
      </w:r>
      <w:proofErr w:type="spellEnd"/>
      <w:r w:rsidR="006B2454" w:rsidRPr="009460E3">
        <w:rPr>
          <w:rFonts w:ascii="Arial" w:hAnsi="Arial" w:cs="Arial"/>
          <w:sz w:val="24"/>
          <w:szCs w:val="24"/>
        </w:rPr>
        <w:t xml:space="preserve"> et al., 2003; </w:t>
      </w:r>
      <w:proofErr w:type="spellStart"/>
      <w:r w:rsidR="006B2454" w:rsidRPr="009460E3">
        <w:rPr>
          <w:rFonts w:ascii="Arial" w:hAnsi="Arial" w:cs="Arial"/>
          <w:sz w:val="24"/>
          <w:szCs w:val="24"/>
        </w:rPr>
        <w:t>Mooser</w:t>
      </w:r>
      <w:proofErr w:type="spellEnd"/>
      <w:r w:rsidR="006B2454" w:rsidRPr="009460E3">
        <w:rPr>
          <w:rFonts w:ascii="Arial" w:hAnsi="Arial" w:cs="Arial"/>
          <w:sz w:val="24"/>
          <w:szCs w:val="24"/>
        </w:rPr>
        <w:t xml:space="preserve"> et al., 2004) </w:t>
      </w:r>
      <w:proofErr w:type="gramStart"/>
      <w:r w:rsidRPr="009460E3">
        <w:rPr>
          <w:rFonts w:ascii="Arial" w:hAnsi="Arial" w:cs="Arial"/>
          <w:sz w:val="24"/>
          <w:szCs w:val="24"/>
        </w:rPr>
        <w:t>Th</w:t>
      </w:r>
      <w:ins w:id="46" w:author="Trichur Vidyasagar" w:date="2018-03-21T10:56:00Z">
        <w:r w:rsidR="005C6EE0">
          <w:rPr>
            <w:rFonts w:ascii="Arial" w:hAnsi="Arial" w:cs="Arial"/>
            <w:sz w:val="24"/>
            <w:szCs w:val="24"/>
          </w:rPr>
          <w:t>ese</w:t>
        </w:r>
      </w:ins>
      <w:proofErr w:type="gramEnd"/>
      <w:del w:id="47" w:author="Trichur Vidyasagar" w:date="2018-03-21T10:56:00Z">
        <w:r w:rsidRPr="009460E3" w:rsidDel="005C6EE0">
          <w:rPr>
            <w:rFonts w:ascii="Arial" w:hAnsi="Arial" w:cs="Arial"/>
            <w:sz w:val="24"/>
            <w:szCs w:val="24"/>
          </w:rPr>
          <w:delText>is</w:delText>
        </w:r>
      </w:del>
      <w:r w:rsidRPr="009460E3">
        <w:rPr>
          <w:rFonts w:ascii="Arial" w:hAnsi="Arial" w:cs="Arial"/>
          <w:sz w:val="24"/>
          <w:szCs w:val="24"/>
        </w:rPr>
        <w:t xml:space="preserve"> theor</w:t>
      </w:r>
      <w:ins w:id="48" w:author="Trichur Vidyasagar" w:date="2018-03-21T10:57:00Z">
        <w:r w:rsidR="005C6EE0">
          <w:rPr>
            <w:rFonts w:ascii="Arial" w:hAnsi="Arial" w:cs="Arial"/>
            <w:sz w:val="24"/>
            <w:szCs w:val="24"/>
          </w:rPr>
          <w:t>ies</w:t>
        </w:r>
      </w:ins>
      <w:del w:id="49" w:author="Trichur Vidyasagar" w:date="2018-03-21T10:57:00Z">
        <w:r w:rsidRPr="009460E3" w:rsidDel="005C6EE0">
          <w:rPr>
            <w:rFonts w:ascii="Arial" w:hAnsi="Arial" w:cs="Arial"/>
            <w:sz w:val="24"/>
            <w:szCs w:val="24"/>
          </w:rPr>
          <w:delText>y</w:delText>
        </w:r>
      </w:del>
      <w:r w:rsidRPr="009460E3">
        <w:rPr>
          <w:rFonts w:ascii="Arial" w:hAnsi="Arial" w:cs="Arial"/>
          <w:sz w:val="24"/>
          <w:szCs w:val="24"/>
        </w:rPr>
        <w:t xml:space="preserve"> </w:t>
      </w:r>
      <w:ins w:id="50" w:author="Trichur Vidyasagar" w:date="2018-03-21T10:57:00Z">
        <w:r w:rsidR="005C6EE0">
          <w:rPr>
            <w:rFonts w:ascii="Arial" w:hAnsi="Arial" w:cs="Arial"/>
            <w:sz w:val="24"/>
            <w:szCs w:val="24"/>
          </w:rPr>
          <w:t xml:space="preserve">have </w:t>
        </w:r>
      </w:ins>
      <w:r w:rsidRPr="009460E3">
        <w:rPr>
          <w:rFonts w:ascii="Arial" w:hAnsi="Arial" w:cs="Arial"/>
          <w:sz w:val="24"/>
          <w:szCs w:val="24"/>
        </w:rPr>
        <w:t>largely ignored</w:t>
      </w:r>
      <w:r w:rsidR="00722832" w:rsidRPr="009460E3">
        <w:rPr>
          <w:rFonts w:ascii="Arial" w:hAnsi="Arial" w:cs="Arial"/>
          <w:sz w:val="24"/>
          <w:szCs w:val="24"/>
        </w:rPr>
        <w:t xml:space="preserve"> the orientation biases that have been demonstrated in sub-cortical areas. </w:t>
      </w:r>
      <w:r w:rsidR="00C20CAA" w:rsidRPr="009460E3">
        <w:rPr>
          <w:rFonts w:ascii="Arial" w:hAnsi="Arial" w:cs="Arial"/>
          <w:sz w:val="24"/>
          <w:szCs w:val="24"/>
        </w:rPr>
        <w:t>S</w:t>
      </w:r>
      <w:r w:rsidR="00722832" w:rsidRPr="009460E3">
        <w:rPr>
          <w:rFonts w:ascii="Arial" w:hAnsi="Arial" w:cs="Arial"/>
          <w:sz w:val="24"/>
          <w:szCs w:val="24"/>
        </w:rPr>
        <w:t>ubcortical orientati</w:t>
      </w:r>
      <w:r w:rsidRPr="009460E3">
        <w:rPr>
          <w:rFonts w:ascii="Arial" w:hAnsi="Arial" w:cs="Arial"/>
          <w:sz w:val="24"/>
          <w:szCs w:val="24"/>
        </w:rPr>
        <w:t>on biases have been reported</w:t>
      </w:r>
      <w:r w:rsidR="00722832" w:rsidRPr="009460E3">
        <w:rPr>
          <w:rFonts w:ascii="Arial" w:hAnsi="Arial" w:cs="Arial"/>
          <w:sz w:val="24"/>
          <w:szCs w:val="24"/>
        </w:rPr>
        <w:t xml:space="preserve"> in the</w:t>
      </w:r>
      <w:r w:rsidR="00321751" w:rsidRPr="009460E3">
        <w:rPr>
          <w:rFonts w:ascii="Arial" w:hAnsi="Arial" w:cs="Arial"/>
          <w:sz w:val="24"/>
          <w:szCs w:val="24"/>
        </w:rPr>
        <w:t xml:space="preserve"> retina and the</w:t>
      </w:r>
      <w:r w:rsidRPr="009460E3">
        <w:rPr>
          <w:rFonts w:ascii="Arial" w:hAnsi="Arial" w:cs="Arial"/>
          <w:sz w:val="24"/>
          <w:szCs w:val="24"/>
        </w:rPr>
        <w:t xml:space="preserve"> </w:t>
      </w:r>
      <w:proofErr w:type="spellStart"/>
      <w:r w:rsidRPr="009460E3">
        <w:rPr>
          <w:rFonts w:ascii="Arial" w:hAnsi="Arial" w:cs="Arial"/>
          <w:sz w:val="24"/>
          <w:szCs w:val="24"/>
        </w:rPr>
        <w:t>dLGN</w:t>
      </w:r>
      <w:proofErr w:type="spellEnd"/>
      <w:r w:rsidRPr="009460E3">
        <w:rPr>
          <w:rFonts w:ascii="Arial" w:hAnsi="Arial" w:cs="Arial"/>
          <w:sz w:val="24"/>
          <w:szCs w:val="24"/>
        </w:rPr>
        <w:t xml:space="preserve"> of most</w:t>
      </w:r>
      <w:r w:rsidR="00722832" w:rsidRPr="009460E3">
        <w:rPr>
          <w:rFonts w:ascii="Arial" w:hAnsi="Arial" w:cs="Arial"/>
          <w:sz w:val="24"/>
          <w:szCs w:val="24"/>
        </w:rPr>
        <w:t xml:space="preserve"> species (cats- </w:t>
      </w:r>
      <w:proofErr w:type="spellStart"/>
      <w:r w:rsidR="00722832" w:rsidRPr="009460E3">
        <w:rPr>
          <w:rFonts w:ascii="Arial" w:hAnsi="Arial" w:cs="Arial"/>
          <w:sz w:val="24"/>
          <w:szCs w:val="24"/>
        </w:rPr>
        <w:t>Levick</w:t>
      </w:r>
      <w:proofErr w:type="spellEnd"/>
      <w:r w:rsidR="00722832" w:rsidRPr="009460E3">
        <w:rPr>
          <w:rFonts w:ascii="Arial" w:hAnsi="Arial" w:cs="Arial"/>
          <w:sz w:val="24"/>
          <w:szCs w:val="24"/>
        </w:rPr>
        <w:t xml:space="preserve"> &amp; </w:t>
      </w:r>
      <w:proofErr w:type="spellStart"/>
      <w:r w:rsidR="00722832" w:rsidRPr="009460E3">
        <w:rPr>
          <w:rFonts w:ascii="Arial" w:hAnsi="Arial" w:cs="Arial"/>
          <w:sz w:val="24"/>
          <w:szCs w:val="24"/>
        </w:rPr>
        <w:t>Thibos</w:t>
      </w:r>
      <w:proofErr w:type="spellEnd"/>
      <w:r w:rsidR="00722832" w:rsidRPr="009460E3">
        <w:rPr>
          <w:rFonts w:ascii="Arial" w:hAnsi="Arial" w:cs="Arial"/>
          <w:sz w:val="24"/>
          <w:szCs w:val="24"/>
        </w:rPr>
        <w:t xml:space="preserve">, 1980; </w:t>
      </w:r>
      <w:proofErr w:type="spellStart"/>
      <w:r w:rsidR="00722832" w:rsidRPr="009460E3">
        <w:rPr>
          <w:rFonts w:ascii="Arial" w:hAnsi="Arial" w:cs="Arial"/>
          <w:sz w:val="24"/>
          <w:szCs w:val="24"/>
        </w:rPr>
        <w:t>Vidyasagar</w:t>
      </w:r>
      <w:proofErr w:type="spellEnd"/>
      <w:r w:rsidR="00722832" w:rsidRPr="009460E3">
        <w:rPr>
          <w:rFonts w:ascii="Arial" w:hAnsi="Arial" w:cs="Arial"/>
          <w:sz w:val="24"/>
          <w:szCs w:val="24"/>
        </w:rPr>
        <w:t xml:space="preserve"> &amp; </w:t>
      </w:r>
      <w:proofErr w:type="spellStart"/>
      <w:r w:rsidR="00722832" w:rsidRPr="009460E3">
        <w:rPr>
          <w:rFonts w:ascii="Arial" w:hAnsi="Arial" w:cs="Arial"/>
          <w:sz w:val="24"/>
          <w:szCs w:val="24"/>
        </w:rPr>
        <w:t>Urbas</w:t>
      </w:r>
      <w:proofErr w:type="spellEnd"/>
      <w:r w:rsidR="00722832" w:rsidRPr="009460E3">
        <w:rPr>
          <w:rFonts w:ascii="Arial" w:hAnsi="Arial" w:cs="Arial"/>
          <w:sz w:val="24"/>
          <w:szCs w:val="24"/>
        </w:rPr>
        <w:t xml:space="preserve">, 1982; </w:t>
      </w:r>
      <w:proofErr w:type="spellStart"/>
      <w:r w:rsidR="00722832" w:rsidRPr="009460E3">
        <w:rPr>
          <w:rFonts w:ascii="Arial" w:hAnsi="Arial" w:cs="Arial"/>
          <w:sz w:val="24"/>
          <w:szCs w:val="24"/>
        </w:rPr>
        <w:t>Levick</w:t>
      </w:r>
      <w:proofErr w:type="spellEnd"/>
      <w:r w:rsidR="00722832" w:rsidRPr="009460E3">
        <w:rPr>
          <w:rFonts w:ascii="Arial" w:hAnsi="Arial" w:cs="Arial"/>
          <w:sz w:val="24"/>
          <w:szCs w:val="24"/>
        </w:rPr>
        <w:t xml:space="preserve"> &amp; </w:t>
      </w:r>
      <w:proofErr w:type="spellStart"/>
      <w:r w:rsidR="00722832" w:rsidRPr="009460E3">
        <w:rPr>
          <w:rFonts w:ascii="Arial" w:hAnsi="Arial" w:cs="Arial"/>
          <w:sz w:val="24"/>
          <w:szCs w:val="24"/>
        </w:rPr>
        <w:t>T</w:t>
      </w:r>
      <w:r w:rsidR="00156DCE" w:rsidRPr="009460E3">
        <w:rPr>
          <w:rFonts w:ascii="Arial" w:hAnsi="Arial" w:cs="Arial"/>
          <w:sz w:val="24"/>
          <w:szCs w:val="24"/>
        </w:rPr>
        <w:t>hibos</w:t>
      </w:r>
      <w:proofErr w:type="spellEnd"/>
      <w:r w:rsidR="00156DCE" w:rsidRPr="009460E3">
        <w:rPr>
          <w:rFonts w:ascii="Arial" w:hAnsi="Arial" w:cs="Arial"/>
          <w:sz w:val="24"/>
          <w:szCs w:val="24"/>
        </w:rPr>
        <w:t>, 1982;</w:t>
      </w:r>
      <w:r w:rsidR="00722832" w:rsidRPr="009460E3">
        <w:rPr>
          <w:rFonts w:ascii="Arial" w:hAnsi="Arial" w:cs="Arial"/>
          <w:sz w:val="24"/>
          <w:szCs w:val="24"/>
        </w:rPr>
        <w:t xml:space="preserve"> </w:t>
      </w:r>
      <w:proofErr w:type="spellStart"/>
      <w:r w:rsidR="00156DCE" w:rsidRPr="009460E3">
        <w:rPr>
          <w:rFonts w:ascii="Arial" w:hAnsi="Arial" w:cs="Arial"/>
          <w:sz w:val="24"/>
          <w:szCs w:val="24"/>
        </w:rPr>
        <w:t>Shou</w:t>
      </w:r>
      <w:proofErr w:type="spellEnd"/>
      <w:r w:rsidR="00156DCE" w:rsidRPr="009460E3">
        <w:rPr>
          <w:rFonts w:ascii="Arial" w:hAnsi="Arial" w:cs="Arial"/>
          <w:sz w:val="24"/>
          <w:szCs w:val="24"/>
        </w:rPr>
        <w:t xml:space="preserve"> &amp; </w:t>
      </w:r>
      <w:proofErr w:type="spellStart"/>
      <w:r w:rsidR="00156DCE" w:rsidRPr="009460E3">
        <w:rPr>
          <w:rFonts w:ascii="Arial" w:hAnsi="Arial" w:cs="Arial"/>
          <w:sz w:val="24"/>
          <w:szCs w:val="24"/>
        </w:rPr>
        <w:t>Leventhal</w:t>
      </w:r>
      <w:proofErr w:type="spellEnd"/>
      <w:r w:rsidR="00156DCE" w:rsidRPr="009460E3">
        <w:rPr>
          <w:rFonts w:ascii="Arial" w:hAnsi="Arial" w:cs="Arial"/>
          <w:sz w:val="24"/>
          <w:szCs w:val="24"/>
        </w:rPr>
        <w:t>, 1989</w:t>
      </w:r>
      <w:r w:rsidR="00722832" w:rsidRPr="009460E3">
        <w:rPr>
          <w:rFonts w:ascii="Arial" w:hAnsi="Arial" w:cs="Arial"/>
          <w:sz w:val="24"/>
          <w:szCs w:val="24"/>
        </w:rPr>
        <w:t xml:space="preserve">; macaques- </w:t>
      </w:r>
      <w:r w:rsidR="008E0B19" w:rsidRPr="009460E3">
        <w:rPr>
          <w:rFonts w:ascii="Arial" w:hAnsi="Arial" w:cs="Arial"/>
          <w:sz w:val="24"/>
          <w:szCs w:val="24"/>
        </w:rPr>
        <w:t xml:space="preserve">Smith et al., 1991; </w:t>
      </w:r>
      <w:proofErr w:type="spellStart"/>
      <w:r w:rsidR="00BC4049" w:rsidRPr="009460E3">
        <w:rPr>
          <w:rFonts w:ascii="Arial" w:hAnsi="Arial" w:cs="Arial"/>
          <w:sz w:val="24"/>
          <w:szCs w:val="24"/>
        </w:rPr>
        <w:t>Xu</w:t>
      </w:r>
      <w:proofErr w:type="spellEnd"/>
      <w:r w:rsidR="00156DCE" w:rsidRPr="009460E3">
        <w:rPr>
          <w:rFonts w:ascii="Arial" w:hAnsi="Arial" w:cs="Arial"/>
          <w:sz w:val="24"/>
          <w:szCs w:val="24"/>
        </w:rPr>
        <w:t xml:space="preserve"> et al., 2002, </w:t>
      </w:r>
      <w:proofErr w:type="spellStart"/>
      <w:r w:rsidR="00156DCE" w:rsidRPr="009460E3">
        <w:rPr>
          <w:rFonts w:ascii="Arial" w:hAnsi="Arial" w:cs="Arial"/>
          <w:sz w:val="24"/>
          <w:szCs w:val="24"/>
        </w:rPr>
        <w:t>Passaglia</w:t>
      </w:r>
      <w:proofErr w:type="spellEnd"/>
      <w:r w:rsidR="00156DCE" w:rsidRPr="009460E3">
        <w:rPr>
          <w:rFonts w:ascii="Arial" w:hAnsi="Arial" w:cs="Arial"/>
          <w:sz w:val="24"/>
          <w:szCs w:val="24"/>
        </w:rPr>
        <w:t xml:space="preserve"> et al., 2002; </w:t>
      </w:r>
      <w:r w:rsidR="00845301" w:rsidRPr="009460E3">
        <w:rPr>
          <w:rFonts w:ascii="Arial" w:hAnsi="Arial" w:cs="Arial"/>
          <w:sz w:val="24"/>
          <w:szCs w:val="24"/>
        </w:rPr>
        <w:t xml:space="preserve">tree shrews- Van </w:t>
      </w:r>
      <w:proofErr w:type="spellStart"/>
      <w:r w:rsidR="00845301" w:rsidRPr="009460E3">
        <w:rPr>
          <w:rFonts w:ascii="Arial" w:hAnsi="Arial" w:cs="Arial"/>
          <w:sz w:val="24"/>
          <w:szCs w:val="24"/>
        </w:rPr>
        <w:t>Hooser</w:t>
      </w:r>
      <w:proofErr w:type="spellEnd"/>
      <w:r w:rsidR="00845301" w:rsidRPr="009460E3">
        <w:rPr>
          <w:rFonts w:ascii="Arial" w:hAnsi="Arial" w:cs="Arial"/>
          <w:sz w:val="24"/>
          <w:szCs w:val="24"/>
        </w:rPr>
        <w:t xml:space="preserve"> et al., 2013; </w:t>
      </w:r>
      <w:r w:rsidRPr="009460E3">
        <w:rPr>
          <w:rFonts w:ascii="Arial" w:hAnsi="Arial" w:cs="Arial"/>
          <w:sz w:val="24"/>
          <w:szCs w:val="24"/>
        </w:rPr>
        <w:t>rodent</w:t>
      </w:r>
      <w:r w:rsidR="00156DCE" w:rsidRPr="009460E3">
        <w:rPr>
          <w:rFonts w:ascii="Arial" w:hAnsi="Arial" w:cs="Arial"/>
          <w:sz w:val="24"/>
          <w:szCs w:val="24"/>
        </w:rPr>
        <w:t>- Tan et al., 2011; Sun et al., 2016</w:t>
      </w:r>
      <w:r w:rsidR="00722832" w:rsidRPr="009460E3">
        <w:rPr>
          <w:rFonts w:ascii="Arial" w:hAnsi="Arial" w:cs="Arial"/>
          <w:sz w:val="24"/>
          <w:szCs w:val="24"/>
        </w:rPr>
        <w:t>).</w:t>
      </w:r>
      <w:r w:rsidR="006902CA" w:rsidRPr="009460E3">
        <w:rPr>
          <w:rFonts w:ascii="Arial" w:hAnsi="Arial" w:cs="Arial"/>
          <w:sz w:val="24"/>
          <w:szCs w:val="24"/>
        </w:rPr>
        <w:t xml:space="preserve"> However, oriented neuron</w:t>
      </w:r>
      <w:r w:rsidR="00E77FAD" w:rsidRPr="009460E3">
        <w:rPr>
          <w:rFonts w:ascii="Arial" w:hAnsi="Arial" w:cs="Arial"/>
          <w:sz w:val="24"/>
          <w:szCs w:val="24"/>
        </w:rPr>
        <w:t xml:space="preserve">s in the superior </w:t>
      </w:r>
      <w:proofErr w:type="spellStart"/>
      <w:r w:rsidR="00E77FAD" w:rsidRPr="009460E3">
        <w:rPr>
          <w:rFonts w:ascii="Arial" w:hAnsi="Arial" w:cs="Arial"/>
          <w:sz w:val="24"/>
          <w:szCs w:val="24"/>
        </w:rPr>
        <w:t>colliculus</w:t>
      </w:r>
      <w:proofErr w:type="spellEnd"/>
      <w:r w:rsidR="00E77FAD" w:rsidRPr="009460E3">
        <w:rPr>
          <w:rFonts w:ascii="Arial" w:hAnsi="Arial" w:cs="Arial"/>
          <w:sz w:val="24"/>
          <w:szCs w:val="24"/>
        </w:rPr>
        <w:t xml:space="preserve"> have</w:t>
      </w:r>
      <w:r w:rsidR="006902CA" w:rsidRPr="009460E3">
        <w:rPr>
          <w:rFonts w:ascii="Arial" w:hAnsi="Arial" w:cs="Arial"/>
          <w:sz w:val="24"/>
          <w:szCs w:val="24"/>
        </w:rPr>
        <w:t xml:space="preserve"> only been</w:t>
      </w:r>
      <w:r w:rsidR="00845301" w:rsidRPr="009460E3">
        <w:rPr>
          <w:rFonts w:ascii="Arial" w:hAnsi="Arial" w:cs="Arial"/>
          <w:sz w:val="24"/>
          <w:szCs w:val="24"/>
        </w:rPr>
        <w:t xml:space="preserve"> reported in rodents (Wang et al., 2010; </w:t>
      </w:r>
      <w:proofErr w:type="spellStart"/>
      <w:r w:rsidR="00845301" w:rsidRPr="009460E3">
        <w:rPr>
          <w:rFonts w:ascii="Arial" w:hAnsi="Arial" w:cs="Arial"/>
          <w:sz w:val="24"/>
          <w:szCs w:val="24"/>
        </w:rPr>
        <w:t>Inayat</w:t>
      </w:r>
      <w:proofErr w:type="spellEnd"/>
      <w:r w:rsidR="00845301" w:rsidRPr="009460E3">
        <w:rPr>
          <w:rFonts w:ascii="Arial" w:hAnsi="Arial" w:cs="Arial"/>
          <w:sz w:val="24"/>
          <w:szCs w:val="24"/>
        </w:rPr>
        <w:t xml:space="preserve"> et al., 2015; </w:t>
      </w:r>
      <w:proofErr w:type="spellStart"/>
      <w:r w:rsidR="00845301" w:rsidRPr="009460E3">
        <w:rPr>
          <w:rFonts w:ascii="Arial" w:hAnsi="Arial" w:cs="Arial"/>
          <w:sz w:val="24"/>
          <w:szCs w:val="24"/>
        </w:rPr>
        <w:t>Ahmadlou</w:t>
      </w:r>
      <w:proofErr w:type="spellEnd"/>
      <w:r w:rsidR="00845301" w:rsidRPr="009460E3">
        <w:rPr>
          <w:rFonts w:ascii="Arial" w:hAnsi="Arial" w:cs="Arial"/>
          <w:sz w:val="24"/>
          <w:szCs w:val="24"/>
        </w:rPr>
        <w:t xml:space="preserve"> et al., 2015; Shi et al., 2017).</w:t>
      </w:r>
      <w:r w:rsidR="00722832" w:rsidRPr="009460E3">
        <w:rPr>
          <w:rFonts w:ascii="Arial" w:hAnsi="Arial" w:cs="Arial"/>
          <w:sz w:val="24"/>
          <w:szCs w:val="24"/>
        </w:rPr>
        <w:t xml:space="preserve"> </w:t>
      </w:r>
      <w:r w:rsidR="006E6129" w:rsidRPr="009460E3">
        <w:rPr>
          <w:rFonts w:ascii="Arial" w:hAnsi="Arial" w:cs="Arial"/>
          <w:sz w:val="24"/>
          <w:szCs w:val="24"/>
        </w:rPr>
        <w:t>In cats and mac</w:t>
      </w:r>
      <w:r w:rsidR="001B55D4" w:rsidRPr="009460E3">
        <w:rPr>
          <w:rFonts w:ascii="Arial" w:hAnsi="Arial" w:cs="Arial"/>
          <w:sz w:val="24"/>
          <w:szCs w:val="24"/>
        </w:rPr>
        <w:t xml:space="preserve">aques, direction selectivity has been reported in the Superior </w:t>
      </w:r>
      <w:proofErr w:type="spellStart"/>
      <w:r w:rsidR="001B55D4" w:rsidRPr="009460E3">
        <w:rPr>
          <w:rFonts w:ascii="Arial" w:hAnsi="Arial" w:cs="Arial"/>
          <w:sz w:val="24"/>
          <w:szCs w:val="24"/>
        </w:rPr>
        <w:t>Colliculus</w:t>
      </w:r>
      <w:proofErr w:type="spellEnd"/>
      <w:r w:rsidR="001B55D4" w:rsidRPr="009460E3">
        <w:rPr>
          <w:rFonts w:ascii="Arial" w:hAnsi="Arial" w:cs="Arial"/>
          <w:sz w:val="24"/>
          <w:szCs w:val="24"/>
        </w:rPr>
        <w:t xml:space="preserve"> (</w:t>
      </w:r>
      <w:proofErr w:type="spellStart"/>
      <w:r w:rsidR="00290A5C" w:rsidRPr="009460E3">
        <w:rPr>
          <w:rFonts w:ascii="Arial" w:hAnsi="Arial" w:cs="Arial"/>
          <w:sz w:val="24"/>
          <w:szCs w:val="24"/>
        </w:rPr>
        <w:t>McIlwain</w:t>
      </w:r>
      <w:proofErr w:type="spellEnd"/>
      <w:r w:rsidR="00290A5C" w:rsidRPr="009460E3">
        <w:rPr>
          <w:rFonts w:ascii="Arial" w:hAnsi="Arial" w:cs="Arial"/>
          <w:sz w:val="24"/>
          <w:szCs w:val="24"/>
        </w:rPr>
        <w:t xml:space="preserve"> &amp; </w:t>
      </w:r>
      <w:proofErr w:type="spellStart"/>
      <w:r w:rsidR="00290A5C" w:rsidRPr="009460E3">
        <w:rPr>
          <w:rFonts w:ascii="Arial" w:hAnsi="Arial" w:cs="Arial"/>
          <w:sz w:val="24"/>
          <w:szCs w:val="24"/>
        </w:rPr>
        <w:t>Buser</w:t>
      </w:r>
      <w:proofErr w:type="spellEnd"/>
      <w:r w:rsidR="00290A5C" w:rsidRPr="009460E3">
        <w:rPr>
          <w:rFonts w:ascii="Arial" w:hAnsi="Arial" w:cs="Arial"/>
          <w:sz w:val="24"/>
          <w:szCs w:val="24"/>
        </w:rPr>
        <w:t xml:space="preserve">, 1967; </w:t>
      </w:r>
      <w:r w:rsidR="001B55D4" w:rsidRPr="009460E3">
        <w:rPr>
          <w:rFonts w:ascii="Arial" w:hAnsi="Arial" w:cs="Arial"/>
          <w:sz w:val="24"/>
          <w:szCs w:val="24"/>
        </w:rPr>
        <w:t xml:space="preserve">Sterling &amp; </w:t>
      </w:r>
      <w:proofErr w:type="spellStart"/>
      <w:r w:rsidR="001B55D4" w:rsidRPr="009460E3">
        <w:rPr>
          <w:rFonts w:ascii="Arial" w:hAnsi="Arial" w:cs="Arial"/>
          <w:sz w:val="24"/>
          <w:szCs w:val="24"/>
        </w:rPr>
        <w:t>Wickelgren</w:t>
      </w:r>
      <w:proofErr w:type="spellEnd"/>
      <w:r w:rsidR="001B55D4" w:rsidRPr="009460E3">
        <w:rPr>
          <w:rFonts w:ascii="Arial" w:hAnsi="Arial" w:cs="Arial"/>
          <w:sz w:val="24"/>
          <w:szCs w:val="24"/>
        </w:rPr>
        <w:t xml:space="preserve">, 1969; </w:t>
      </w:r>
      <w:proofErr w:type="spellStart"/>
      <w:r w:rsidR="001B55D4" w:rsidRPr="009460E3">
        <w:rPr>
          <w:rFonts w:ascii="Arial" w:hAnsi="Arial" w:cs="Arial"/>
          <w:sz w:val="24"/>
          <w:szCs w:val="24"/>
        </w:rPr>
        <w:t>Rosenquist</w:t>
      </w:r>
      <w:proofErr w:type="spellEnd"/>
      <w:r w:rsidR="001B55D4" w:rsidRPr="009460E3">
        <w:rPr>
          <w:rFonts w:ascii="Arial" w:hAnsi="Arial" w:cs="Arial"/>
          <w:sz w:val="24"/>
          <w:szCs w:val="24"/>
        </w:rPr>
        <w:t xml:space="preserve"> &amp; Palmer</w:t>
      </w:r>
      <w:r w:rsidR="00290A5C" w:rsidRPr="009460E3">
        <w:rPr>
          <w:rFonts w:ascii="Arial" w:hAnsi="Arial" w:cs="Arial"/>
          <w:sz w:val="24"/>
          <w:szCs w:val="24"/>
        </w:rPr>
        <w:t xml:space="preserve">, 1971; </w:t>
      </w:r>
      <w:proofErr w:type="spellStart"/>
      <w:r w:rsidR="00290A5C" w:rsidRPr="009460E3">
        <w:rPr>
          <w:rFonts w:ascii="Arial" w:hAnsi="Arial" w:cs="Arial"/>
          <w:sz w:val="24"/>
          <w:szCs w:val="24"/>
        </w:rPr>
        <w:t>Cynader</w:t>
      </w:r>
      <w:proofErr w:type="spellEnd"/>
      <w:r w:rsidR="00290A5C" w:rsidRPr="009460E3">
        <w:rPr>
          <w:rFonts w:ascii="Arial" w:hAnsi="Arial" w:cs="Arial"/>
          <w:sz w:val="24"/>
          <w:szCs w:val="24"/>
        </w:rPr>
        <w:t xml:space="preserve"> &amp; Berman, 197</w:t>
      </w:r>
      <w:r w:rsidR="001132AD" w:rsidRPr="009460E3">
        <w:rPr>
          <w:rFonts w:ascii="Arial" w:hAnsi="Arial" w:cs="Arial"/>
          <w:sz w:val="24"/>
          <w:szCs w:val="24"/>
        </w:rPr>
        <w:t>2</w:t>
      </w:r>
      <w:r w:rsidR="008D1DE5" w:rsidRPr="009460E3">
        <w:rPr>
          <w:rFonts w:ascii="Arial" w:hAnsi="Arial" w:cs="Arial"/>
          <w:sz w:val="24"/>
          <w:szCs w:val="24"/>
        </w:rPr>
        <w:t xml:space="preserve">; Goldberg &amp; </w:t>
      </w:r>
      <w:proofErr w:type="spellStart"/>
      <w:r w:rsidR="008D1DE5" w:rsidRPr="009460E3">
        <w:rPr>
          <w:rFonts w:ascii="Arial" w:hAnsi="Arial" w:cs="Arial"/>
          <w:sz w:val="24"/>
          <w:szCs w:val="24"/>
        </w:rPr>
        <w:t>Wurtz</w:t>
      </w:r>
      <w:proofErr w:type="spellEnd"/>
      <w:r w:rsidR="001132AD" w:rsidRPr="009460E3">
        <w:rPr>
          <w:rFonts w:ascii="Arial" w:hAnsi="Arial" w:cs="Arial"/>
          <w:sz w:val="24"/>
          <w:szCs w:val="24"/>
        </w:rPr>
        <w:t>, 197</w:t>
      </w:r>
      <w:r w:rsidR="008D1DE5" w:rsidRPr="009460E3">
        <w:rPr>
          <w:rFonts w:ascii="Arial" w:hAnsi="Arial" w:cs="Arial"/>
          <w:sz w:val="24"/>
          <w:szCs w:val="24"/>
        </w:rPr>
        <w:t>2</w:t>
      </w:r>
      <w:r w:rsidR="00290A5C" w:rsidRPr="009460E3">
        <w:rPr>
          <w:rFonts w:ascii="Arial" w:hAnsi="Arial" w:cs="Arial"/>
          <w:sz w:val="24"/>
          <w:szCs w:val="24"/>
        </w:rPr>
        <w:t>)</w:t>
      </w:r>
      <w:ins w:id="51" w:author="Trichur Vidyasagar" w:date="2018-03-21T10:58:00Z">
        <w:r w:rsidR="005C6EE0">
          <w:rPr>
            <w:rFonts w:ascii="Arial" w:hAnsi="Arial" w:cs="Arial"/>
            <w:sz w:val="24"/>
            <w:szCs w:val="24"/>
          </w:rPr>
          <w:t>,</w:t>
        </w:r>
      </w:ins>
      <w:r w:rsidR="001B55D4" w:rsidRPr="009460E3">
        <w:rPr>
          <w:rFonts w:ascii="Arial" w:hAnsi="Arial" w:cs="Arial"/>
          <w:sz w:val="24"/>
          <w:szCs w:val="24"/>
        </w:rPr>
        <w:t xml:space="preserve"> but </w:t>
      </w:r>
      <w:r w:rsidRPr="009460E3">
        <w:rPr>
          <w:rFonts w:ascii="Arial" w:hAnsi="Arial" w:cs="Arial"/>
          <w:sz w:val="24"/>
          <w:szCs w:val="24"/>
        </w:rPr>
        <w:t>units can be selective to direction without being selective to orientation (see figure 8a and 8b in results)</w:t>
      </w:r>
      <w:r w:rsidR="001B55D4" w:rsidRPr="009460E3">
        <w:rPr>
          <w:rFonts w:ascii="Arial" w:hAnsi="Arial" w:cs="Arial"/>
          <w:sz w:val="24"/>
          <w:szCs w:val="24"/>
        </w:rPr>
        <w:t>.</w:t>
      </w:r>
      <w:r w:rsidRPr="009460E3">
        <w:rPr>
          <w:rFonts w:ascii="Arial" w:hAnsi="Arial" w:cs="Arial"/>
          <w:sz w:val="24"/>
          <w:szCs w:val="24"/>
        </w:rPr>
        <w:t xml:space="preserve"> </w:t>
      </w:r>
      <w:r w:rsidR="001B55D4" w:rsidRPr="009460E3">
        <w:rPr>
          <w:rFonts w:ascii="Arial" w:hAnsi="Arial" w:cs="Arial"/>
          <w:sz w:val="24"/>
          <w:szCs w:val="24"/>
        </w:rPr>
        <w:t>In</w:t>
      </w:r>
      <w:r w:rsidR="00722832" w:rsidRPr="009460E3">
        <w:rPr>
          <w:rFonts w:ascii="Arial" w:hAnsi="Arial" w:cs="Arial"/>
          <w:sz w:val="24"/>
          <w:szCs w:val="24"/>
        </w:rPr>
        <w:t xml:space="preserve"> one detailed study that examined receptive field properties</w:t>
      </w:r>
      <w:r w:rsidR="005B0A22" w:rsidRPr="009460E3">
        <w:rPr>
          <w:rFonts w:ascii="Arial" w:hAnsi="Arial" w:cs="Arial"/>
          <w:sz w:val="24"/>
          <w:szCs w:val="24"/>
        </w:rPr>
        <w:t xml:space="preserve"> in the </w:t>
      </w:r>
      <w:ins w:id="52" w:author="Trichur Vidyasagar" w:date="2018-03-21T10:58:00Z">
        <w:r w:rsidR="005C6EE0">
          <w:rPr>
            <w:rFonts w:ascii="Arial" w:hAnsi="Arial" w:cs="Arial"/>
            <w:sz w:val="24"/>
            <w:szCs w:val="24"/>
          </w:rPr>
          <w:t xml:space="preserve">tree </w:t>
        </w:r>
      </w:ins>
      <w:r w:rsidR="005B0A22" w:rsidRPr="009460E3">
        <w:rPr>
          <w:rFonts w:ascii="Arial" w:hAnsi="Arial" w:cs="Arial"/>
          <w:sz w:val="24"/>
          <w:szCs w:val="24"/>
        </w:rPr>
        <w:t>shrew SC</w:t>
      </w:r>
      <w:r w:rsidRPr="009460E3">
        <w:rPr>
          <w:rFonts w:ascii="Arial" w:hAnsi="Arial" w:cs="Arial"/>
          <w:sz w:val="24"/>
          <w:szCs w:val="24"/>
        </w:rPr>
        <w:t xml:space="preserve">, </w:t>
      </w:r>
      <w:r w:rsidR="00722832" w:rsidRPr="009460E3">
        <w:rPr>
          <w:rFonts w:ascii="Arial" w:hAnsi="Arial" w:cs="Arial"/>
          <w:sz w:val="24"/>
          <w:szCs w:val="24"/>
        </w:rPr>
        <w:t>a small proportion (~20%) of</w:t>
      </w:r>
      <w:r w:rsidR="00BA48D9" w:rsidRPr="009460E3">
        <w:rPr>
          <w:rFonts w:ascii="Arial" w:hAnsi="Arial" w:cs="Arial"/>
          <w:sz w:val="24"/>
          <w:szCs w:val="24"/>
        </w:rPr>
        <w:t xml:space="preserve"> SC</w:t>
      </w:r>
      <w:r w:rsidR="00722832" w:rsidRPr="009460E3">
        <w:rPr>
          <w:rFonts w:ascii="Arial" w:hAnsi="Arial" w:cs="Arial"/>
          <w:sz w:val="24"/>
          <w:szCs w:val="24"/>
        </w:rPr>
        <w:t xml:space="preserve"> neurons </w:t>
      </w:r>
      <w:r w:rsidR="00BA48D9" w:rsidRPr="009460E3">
        <w:rPr>
          <w:rFonts w:ascii="Arial" w:hAnsi="Arial" w:cs="Arial"/>
          <w:sz w:val="24"/>
          <w:szCs w:val="24"/>
        </w:rPr>
        <w:t>were orientation tuned</w:t>
      </w:r>
      <w:r w:rsidR="00722832" w:rsidRPr="009460E3">
        <w:rPr>
          <w:rFonts w:ascii="Arial" w:hAnsi="Arial" w:cs="Arial"/>
          <w:sz w:val="24"/>
          <w:szCs w:val="24"/>
        </w:rPr>
        <w:t xml:space="preserve"> (response at optimum orientation greater than 3 times the response at non-optimum orientation) in the superficial layers of the SC (Albano et al., 1978). A recent study in the tree shrew </w:t>
      </w:r>
      <w:proofErr w:type="spellStart"/>
      <w:r w:rsidR="00722832" w:rsidRPr="009460E3">
        <w:rPr>
          <w:rFonts w:ascii="Arial" w:hAnsi="Arial" w:cs="Arial"/>
          <w:sz w:val="24"/>
          <w:szCs w:val="24"/>
        </w:rPr>
        <w:t>geniculostriate</w:t>
      </w:r>
      <w:proofErr w:type="spellEnd"/>
      <w:r w:rsidR="00722832" w:rsidRPr="009460E3">
        <w:rPr>
          <w:rFonts w:ascii="Arial" w:hAnsi="Arial" w:cs="Arial"/>
          <w:sz w:val="24"/>
          <w:szCs w:val="24"/>
        </w:rPr>
        <w:t xml:space="preserve"> system however, showed that </w:t>
      </w:r>
      <w:r w:rsidR="00722832" w:rsidRPr="009460E3">
        <w:rPr>
          <w:rFonts w:ascii="Arial" w:hAnsi="Arial" w:cs="Arial"/>
          <w:sz w:val="24"/>
          <w:szCs w:val="24"/>
        </w:rPr>
        <w:lastRenderedPageBreak/>
        <w:t xml:space="preserve">nearly 50% </w:t>
      </w:r>
      <w:ins w:id="53" w:author="Trichur Vidyasagar" w:date="2018-03-21T10:58:00Z">
        <w:r w:rsidR="005C6EE0">
          <w:rPr>
            <w:rFonts w:ascii="Arial" w:hAnsi="Arial" w:cs="Arial"/>
            <w:sz w:val="24"/>
            <w:szCs w:val="24"/>
          </w:rPr>
          <w:t xml:space="preserve">of </w:t>
        </w:r>
      </w:ins>
      <w:r w:rsidRPr="009460E3">
        <w:rPr>
          <w:rFonts w:ascii="Arial" w:hAnsi="Arial" w:cs="Arial"/>
          <w:sz w:val="24"/>
          <w:szCs w:val="24"/>
        </w:rPr>
        <w:t xml:space="preserve">tree shrew </w:t>
      </w:r>
      <w:r w:rsidR="00722832" w:rsidRPr="009460E3">
        <w:rPr>
          <w:rFonts w:ascii="Arial" w:hAnsi="Arial" w:cs="Arial"/>
          <w:sz w:val="24"/>
          <w:szCs w:val="24"/>
        </w:rPr>
        <w:t xml:space="preserve">LGN neurons </w:t>
      </w:r>
      <w:r w:rsidRPr="009460E3">
        <w:rPr>
          <w:rFonts w:ascii="Arial" w:hAnsi="Arial" w:cs="Arial"/>
          <w:sz w:val="24"/>
          <w:szCs w:val="24"/>
        </w:rPr>
        <w:t>s</w:t>
      </w:r>
      <w:r w:rsidR="00722832" w:rsidRPr="009460E3">
        <w:rPr>
          <w:rFonts w:ascii="Arial" w:hAnsi="Arial" w:cs="Arial"/>
          <w:sz w:val="24"/>
          <w:szCs w:val="24"/>
        </w:rPr>
        <w:t xml:space="preserve">howed orientation biases (Van </w:t>
      </w:r>
      <w:proofErr w:type="spellStart"/>
      <w:r w:rsidR="00722832" w:rsidRPr="009460E3">
        <w:rPr>
          <w:rFonts w:ascii="Arial" w:hAnsi="Arial" w:cs="Arial"/>
          <w:sz w:val="24"/>
          <w:szCs w:val="24"/>
        </w:rPr>
        <w:t>Hooser</w:t>
      </w:r>
      <w:proofErr w:type="spellEnd"/>
      <w:r w:rsidR="00722832" w:rsidRPr="009460E3">
        <w:rPr>
          <w:rFonts w:ascii="Arial" w:hAnsi="Arial" w:cs="Arial"/>
          <w:sz w:val="24"/>
          <w:szCs w:val="24"/>
        </w:rPr>
        <w:t xml:space="preserve"> et al., 2013)</w:t>
      </w:r>
      <w:ins w:id="54" w:author="Trichur Vidyasagar" w:date="2018-03-21T10:59:00Z">
        <w:r w:rsidR="005C6EE0">
          <w:rPr>
            <w:rFonts w:ascii="Arial" w:hAnsi="Arial" w:cs="Arial"/>
            <w:sz w:val="24"/>
            <w:szCs w:val="24"/>
          </w:rPr>
          <w:t>,</w:t>
        </w:r>
      </w:ins>
      <w:r w:rsidR="00722832" w:rsidRPr="009460E3">
        <w:rPr>
          <w:rFonts w:ascii="Arial" w:hAnsi="Arial" w:cs="Arial"/>
          <w:sz w:val="24"/>
          <w:szCs w:val="24"/>
        </w:rPr>
        <w:t xml:space="preserve"> albeit to a smaller extent than that reported by Albano et al. (1978)</w:t>
      </w:r>
      <w:r w:rsidR="00BA48D9" w:rsidRPr="009460E3">
        <w:rPr>
          <w:rFonts w:ascii="Arial" w:hAnsi="Arial" w:cs="Arial"/>
          <w:sz w:val="24"/>
          <w:szCs w:val="24"/>
        </w:rPr>
        <w:t>.</w:t>
      </w:r>
      <w:commentRangeStart w:id="55"/>
      <w:r w:rsidR="00BA48D9" w:rsidRPr="009460E3">
        <w:rPr>
          <w:rFonts w:ascii="Arial" w:hAnsi="Arial" w:cs="Arial"/>
          <w:sz w:val="24"/>
          <w:szCs w:val="24"/>
        </w:rPr>
        <w:t xml:space="preserve"> </w:t>
      </w:r>
      <w:r w:rsidR="00457ED4" w:rsidRPr="009460E3">
        <w:rPr>
          <w:rFonts w:ascii="Arial" w:hAnsi="Arial" w:cs="Arial"/>
          <w:sz w:val="24"/>
          <w:szCs w:val="24"/>
        </w:rPr>
        <w:t xml:space="preserve">Here </w:t>
      </w:r>
      <w:commentRangeEnd w:id="55"/>
      <w:r w:rsidR="005C6EE0">
        <w:rPr>
          <w:rStyle w:val="CommentReference"/>
        </w:rPr>
        <w:commentReference w:id="55"/>
      </w:r>
      <w:r w:rsidR="00457ED4" w:rsidRPr="009460E3">
        <w:rPr>
          <w:rFonts w:ascii="Arial" w:hAnsi="Arial" w:cs="Arial"/>
          <w:sz w:val="24"/>
          <w:szCs w:val="24"/>
        </w:rPr>
        <w:t>the orientation biases of the shrew SC were characterized using bars and gratings and compared to that of the shrew LGN.</w:t>
      </w:r>
    </w:p>
    <w:p w14:paraId="04611C6C" w14:textId="19347704" w:rsidR="00472138" w:rsidRPr="009460E3" w:rsidRDefault="00C652AA" w:rsidP="00472138">
      <w:pPr>
        <w:spacing w:line="480" w:lineRule="auto"/>
        <w:rPr>
          <w:rFonts w:ascii="Arial" w:hAnsi="Arial" w:cs="Arial"/>
          <w:sz w:val="24"/>
          <w:szCs w:val="24"/>
        </w:rPr>
      </w:pPr>
      <w:r w:rsidRPr="009460E3">
        <w:rPr>
          <w:rFonts w:ascii="Arial" w:hAnsi="Arial" w:cs="Arial"/>
          <w:sz w:val="24"/>
          <w:szCs w:val="24"/>
        </w:rPr>
        <w:t>Since neurons in the superficial SC receive inputs from both retina and the primary visual cortex, we also aimed to elucidate the source of receptive field properties of superficial SC neurons</w:t>
      </w:r>
      <w:r w:rsidR="00863725" w:rsidRPr="009460E3">
        <w:rPr>
          <w:rFonts w:ascii="Arial" w:hAnsi="Arial" w:cs="Arial"/>
          <w:sz w:val="24"/>
          <w:szCs w:val="24"/>
        </w:rPr>
        <w:t>. Certain</w:t>
      </w:r>
      <w:r w:rsidRPr="009460E3">
        <w:rPr>
          <w:rFonts w:ascii="Arial" w:hAnsi="Arial" w:cs="Arial"/>
          <w:sz w:val="24"/>
          <w:szCs w:val="24"/>
        </w:rPr>
        <w:t xml:space="preserve"> properties of the SC neurons such as binocularity, direction selectivity and </w:t>
      </w:r>
      <w:proofErr w:type="spellStart"/>
      <w:r w:rsidRPr="009460E3">
        <w:rPr>
          <w:rFonts w:ascii="Arial" w:hAnsi="Arial" w:cs="Arial"/>
          <w:sz w:val="24"/>
          <w:szCs w:val="24"/>
        </w:rPr>
        <w:t>colour</w:t>
      </w:r>
      <w:proofErr w:type="spellEnd"/>
      <w:r w:rsidRPr="009460E3">
        <w:rPr>
          <w:rFonts w:ascii="Arial" w:hAnsi="Arial" w:cs="Arial"/>
          <w:sz w:val="24"/>
          <w:szCs w:val="24"/>
        </w:rPr>
        <w:t xml:space="preserve"> selectivity </w:t>
      </w:r>
      <w:r w:rsidR="00863725" w:rsidRPr="009460E3">
        <w:rPr>
          <w:rFonts w:ascii="Arial" w:hAnsi="Arial" w:cs="Arial"/>
          <w:sz w:val="24"/>
          <w:szCs w:val="24"/>
        </w:rPr>
        <w:t xml:space="preserve">have been attributed to cortical feedback </w:t>
      </w:r>
      <w:r w:rsidRPr="009460E3">
        <w:rPr>
          <w:rFonts w:ascii="Arial" w:hAnsi="Arial" w:cs="Arial"/>
          <w:sz w:val="24"/>
          <w:szCs w:val="24"/>
        </w:rPr>
        <w:t xml:space="preserve">in carnivores and primates (Sterling &amp; </w:t>
      </w:r>
      <w:proofErr w:type="spellStart"/>
      <w:r w:rsidRPr="009460E3">
        <w:rPr>
          <w:rFonts w:ascii="Arial" w:hAnsi="Arial" w:cs="Arial"/>
          <w:sz w:val="24"/>
          <w:szCs w:val="24"/>
        </w:rPr>
        <w:t>Wickelgren</w:t>
      </w:r>
      <w:proofErr w:type="spellEnd"/>
      <w:r w:rsidRPr="009460E3">
        <w:rPr>
          <w:rFonts w:ascii="Arial" w:hAnsi="Arial" w:cs="Arial"/>
          <w:sz w:val="24"/>
          <w:szCs w:val="24"/>
        </w:rPr>
        <w:t xml:space="preserve">, 1969; </w:t>
      </w:r>
      <w:proofErr w:type="spellStart"/>
      <w:r w:rsidRPr="009460E3">
        <w:rPr>
          <w:rFonts w:ascii="Arial" w:hAnsi="Arial" w:cs="Arial"/>
          <w:sz w:val="24"/>
          <w:szCs w:val="24"/>
        </w:rPr>
        <w:t>Cynader</w:t>
      </w:r>
      <w:proofErr w:type="spellEnd"/>
      <w:r w:rsidRPr="009460E3">
        <w:rPr>
          <w:rFonts w:ascii="Arial" w:hAnsi="Arial" w:cs="Arial"/>
          <w:sz w:val="24"/>
          <w:szCs w:val="24"/>
        </w:rPr>
        <w:t xml:space="preserve"> &amp; Berman, 1971 </w:t>
      </w:r>
      <w:proofErr w:type="spellStart"/>
      <w:r w:rsidRPr="009460E3">
        <w:rPr>
          <w:rFonts w:ascii="Arial" w:hAnsi="Arial" w:cs="Arial"/>
          <w:sz w:val="24"/>
          <w:szCs w:val="24"/>
        </w:rPr>
        <w:t>Tailby</w:t>
      </w:r>
      <w:proofErr w:type="spellEnd"/>
      <w:r w:rsidRPr="009460E3">
        <w:rPr>
          <w:rFonts w:ascii="Arial" w:hAnsi="Arial" w:cs="Arial"/>
          <w:sz w:val="24"/>
          <w:szCs w:val="24"/>
        </w:rPr>
        <w:t xml:space="preserve"> et al, 2012). In the rodents however, it has been shown that direction </w:t>
      </w:r>
      <w:r w:rsidR="00863725" w:rsidRPr="009460E3">
        <w:rPr>
          <w:rFonts w:ascii="Arial" w:hAnsi="Arial" w:cs="Arial"/>
          <w:sz w:val="24"/>
          <w:szCs w:val="24"/>
        </w:rPr>
        <w:t>and orientation selectivity were</w:t>
      </w:r>
      <w:r w:rsidRPr="009460E3">
        <w:rPr>
          <w:rFonts w:ascii="Arial" w:hAnsi="Arial" w:cs="Arial"/>
          <w:sz w:val="24"/>
          <w:szCs w:val="24"/>
        </w:rPr>
        <w:t xml:space="preserve"> inherited directly from the retinal projections on to the SC neurons (Shi et al., 2017). Therefore, one key aim of this experiment was to determine whether the receptive f</w:t>
      </w:r>
      <w:r w:rsidR="00863725" w:rsidRPr="009460E3">
        <w:rPr>
          <w:rFonts w:ascii="Arial" w:hAnsi="Arial" w:cs="Arial"/>
          <w:sz w:val="24"/>
          <w:szCs w:val="24"/>
        </w:rPr>
        <w:t xml:space="preserve">ield properties of SC neurons </w:t>
      </w:r>
      <w:r w:rsidR="00DA6174" w:rsidRPr="009460E3">
        <w:rPr>
          <w:rFonts w:ascii="Arial" w:hAnsi="Arial" w:cs="Arial"/>
          <w:sz w:val="24"/>
          <w:szCs w:val="24"/>
        </w:rPr>
        <w:t>were</w:t>
      </w:r>
      <w:r w:rsidRPr="009460E3">
        <w:rPr>
          <w:rFonts w:ascii="Arial" w:hAnsi="Arial" w:cs="Arial"/>
          <w:sz w:val="24"/>
          <w:szCs w:val="24"/>
        </w:rPr>
        <w:t xml:space="preserve"> inherited from the cortex or the retina. Neurons of the primary visual cortex show sharp orientation selectivity and a </w:t>
      </w:r>
      <w:proofErr w:type="spellStart"/>
      <w:r w:rsidRPr="009460E3">
        <w:rPr>
          <w:rFonts w:ascii="Arial" w:hAnsi="Arial" w:cs="Arial"/>
          <w:sz w:val="24"/>
          <w:szCs w:val="24"/>
        </w:rPr>
        <w:t>bandpass</w:t>
      </w:r>
      <w:proofErr w:type="spellEnd"/>
      <w:r w:rsidRPr="009460E3">
        <w:rPr>
          <w:rFonts w:ascii="Arial" w:hAnsi="Arial" w:cs="Arial"/>
          <w:sz w:val="24"/>
          <w:szCs w:val="24"/>
        </w:rPr>
        <w:t xml:space="preserve"> spatial frequency tuning (</w:t>
      </w:r>
      <w:proofErr w:type="spellStart"/>
      <w:r w:rsidRPr="009460E3">
        <w:rPr>
          <w:rFonts w:ascii="Arial" w:hAnsi="Arial" w:cs="Arial"/>
          <w:sz w:val="24"/>
          <w:szCs w:val="24"/>
        </w:rPr>
        <w:t>Movshon</w:t>
      </w:r>
      <w:proofErr w:type="spellEnd"/>
      <w:r w:rsidRPr="009460E3">
        <w:rPr>
          <w:rFonts w:ascii="Arial" w:hAnsi="Arial" w:cs="Arial"/>
          <w:sz w:val="24"/>
          <w:szCs w:val="24"/>
        </w:rPr>
        <w:t xml:space="preserve"> et al., 1978a; </w:t>
      </w:r>
      <w:proofErr w:type="spellStart"/>
      <w:r w:rsidRPr="009460E3">
        <w:rPr>
          <w:rFonts w:ascii="Arial" w:hAnsi="Arial" w:cs="Arial"/>
          <w:sz w:val="24"/>
          <w:szCs w:val="24"/>
        </w:rPr>
        <w:t>Movshon</w:t>
      </w:r>
      <w:proofErr w:type="spellEnd"/>
      <w:r w:rsidRPr="009460E3">
        <w:rPr>
          <w:rFonts w:ascii="Arial" w:hAnsi="Arial" w:cs="Arial"/>
          <w:sz w:val="24"/>
          <w:szCs w:val="24"/>
        </w:rPr>
        <w:t xml:space="preserve"> et al., 1978b; </w:t>
      </w:r>
      <w:proofErr w:type="spellStart"/>
      <w:r w:rsidR="0093185E" w:rsidRPr="009460E3">
        <w:rPr>
          <w:rFonts w:ascii="Arial" w:hAnsi="Arial" w:cs="Arial"/>
          <w:sz w:val="24"/>
          <w:szCs w:val="24"/>
        </w:rPr>
        <w:t>Movshon</w:t>
      </w:r>
      <w:proofErr w:type="spellEnd"/>
      <w:r w:rsidR="0093185E" w:rsidRPr="009460E3">
        <w:rPr>
          <w:rFonts w:ascii="Arial" w:hAnsi="Arial" w:cs="Arial"/>
          <w:sz w:val="24"/>
          <w:szCs w:val="24"/>
        </w:rPr>
        <w:t xml:space="preserve"> et al., 1978c; </w:t>
      </w:r>
      <w:proofErr w:type="spellStart"/>
      <w:r w:rsidRPr="009460E3">
        <w:rPr>
          <w:rFonts w:ascii="Arial" w:hAnsi="Arial" w:cs="Arial"/>
          <w:sz w:val="24"/>
          <w:szCs w:val="24"/>
        </w:rPr>
        <w:t>DeValois</w:t>
      </w:r>
      <w:proofErr w:type="spellEnd"/>
      <w:r w:rsidRPr="009460E3">
        <w:rPr>
          <w:rFonts w:ascii="Arial" w:hAnsi="Arial" w:cs="Arial"/>
          <w:sz w:val="24"/>
          <w:szCs w:val="24"/>
        </w:rPr>
        <w:t xml:space="preserve"> et al., 1982</w:t>
      </w:r>
      <w:r w:rsidR="00C33087" w:rsidRPr="009460E3">
        <w:rPr>
          <w:rFonts w:ascii="Arial" w:hAnsi="Arial" w:cs="Arial"/>
          <w:sz w:val="24"/>
          <w:szCs w:val="24"/>
        </w:rPr>
        <w:t>)</w:t>
      </w:r>
      <w:r w:rsidRPr="009460E3">
        <w:rPr>
          <w:rFonts w:ascii="Arial" w:hAnsi="Arial" w:cs="Arial"/>
          <w:sz w:val="24"/>
          <w:szCs w:val="24"/>
        </w:rPr>
        <w:t>. Retinal neurons are broadly tuned to orientation and have a lo</w:t>
      </w:r>
      <w:r w:rsidR="00DA6174" w:rsidRPr="009460E3">
        <w:rPr>
          <w:rFonts w:ascii="Arial" w:hAnsi="Arial" w:cs="Arial"/>
          <w:sz w:val="24"/>
          <w:szCs w:val="24"/>
        </w:rPr>
        <w:t>w pass spatial frequency tuning and</w:t>
      </w:r>
      <w:r w:rsidRPr="009460E3">
        <w:rPr>
          <w:rFonts w:ascii="Arial" w:hAnsi="Arial" w:cs="Arial"/>
          <w:sz w:val="24"/>
          <w:szCs w:val="24"/>
        </w:rPr>
        <w:t xml:space="preserve"> </w:t>
      </w:r>
      <w:r w:rsidR="00DA6174" w:rsidRPr="009460E3">
        <w:rPr>
          <w:rFonts w:ascii="Arial" w:hAnsi="Arial" w:cs="Arial"/>
          <w:sz w:val="24"/>
          <w:szCs w:val="24"/>
        </w:rPr>
        <w:t xml:space="preserve">at higher spatial frequencies, </w:t>
      </w:r>
      <w:r w:rsidRPr="009460E3">
        <w:rPr>
          <w:rFonts w:ascii="Arial" w:hAnsi="Arial" w:cs="Arial"/>
          <w:sz w:val="24"/>
          <w:szCs w:val="24"/>
        </w:rPr>
        <w:t>retinal neurons show sharper orientation tuning</w:t>
      </w:r>
      <w:r w:rsidR="00D15AD7" w:rsidRPr="009460E3">
        <w:rPr>
          <w:rFonts w:ascii="Arial" w:hAnsi="Arial" w:cs="Arial"/>
          <w:sz w:val="24"/>
          <w:szCs w:val="24"/>
        </w:rPr>
        <w:t xml:space="preserve"> (</w:t>
      </w:r>
      <w:proofErr w:type="spellStart"/>
      <w:r w:rsidR="00DA6174" w:rsidRPr="009460E3">
        <w:rPr>
          <w:rFonts w:ascii="Arial" w:hAnsi="Arial" w:cs="Arial"/>
          <w:sz w:val="24"/>
          <w:szCs w:val="24"/>
        </w:rPr>
        <w:t>Enroth-Cugell</w:t>
      </w:r>
      <w:proofErr w:type="spellEnd"/>
      <w:r w:rsidR="00DA6174" w:rsidRPr="009460E3">
        <w:rPr>
          <w:rFonts w:ascii="Arial" w:hAnsi="Arial" w:cs="Arial"/>
          <w:sz w:val="24"/>
          <w:szCs w:val="24"/>
        </w:rPr>
        <w:t xml:space="preserve"> &amp; Robson, 1966; </w:t>
      </w:r>
      <w:proofErr w:type="spellStart"/>
      <w:r w:rsidR="00D15AD7" w:rsidRPr="009460E3">
        <w:rPr>
          <w:rFonts w:ascii="Arial" w:hAnsi="Arial" w:cs="Arial"/>
          <w:sz w:val="24"/>
          <w:szCs w:val="24"/>
        </w:rPr>
        <w:t>Levick</w:t>
      </w:r>
      <w:proofErr w:type="spellEnd"/>
      <w:r w:rsidR="00D15AD7" w:rsidRPr="009460E3">
        <w:rPr>
          <w:rFonts w:ascii="Arial" w:hAnsi="Arial" w:cs="Arial"/>
          <w:sz w:val="24"/>
          <w:szCs w:val="24"/>
        </w:rPr>
        <w:t xml:space="preserve"> &amp; </w:t>
      </w:r>
      <w:proofErr w:type="spellStart"/>
      <w:r w:rsidR="00D15AD7" w:rsidRPr="009460E3">
        <w:rPr>
          <w:rFonts w:ascii="Arial" w:hAnsi="Arial" w:cs="Arial"/>
          <w:sz w:val="24"/>
          <w:szCs w:val="24"/>
        </w:rPr>
        <w:t>Thibos</w:t>
      </w:r>
      <w:proofErr w:type="spellEnd"/>
      <w:r w:rsidR="00D15AD7" w:rsidRPr="009460E3">
        <w:rPr>
          <w:rFonts w:ascii="Arial" w:hAnsi="Arial" w:cs="Arial"/>
          <w:sz w:val="24"/>
          <w:szCs w:val="24"/>
        </w:rPr>
        <w:t xml:space="preserve">, 1980; </w:t>
      </w:r>
      <w:proofErr w:type="spellStart"/>
      <w:r w:rsidR="00D15AD7" w:rsidRPr="009460E3">
        <w:rPr>
          <w:rFonts w:ascii="Arial" w:hAnsi="Arial" w:cs="Arial"/>
          <w:sz w:val="24"/>
          <w:szCs w:val="24"/>
        </w:rPr>
        <w:t>Levick</w:t>
      </w:r>
      <w:proofErr w:type="spellEnd"/>
      <w:r w:rsidR="00D15AD7" w:rsidRPr="009460E3">
        <w:rPr>
          <w:rFonts w:ascii="Arial" w:hAnsi="Arial" w:cs="Arial"/>
          <w:sz w:val="24"/>
          <w:szCs w:val="24"/>
        </w:rPr>
        <w:t xml:space="preserve"> &amp; </w:t>
      </w:r>
      <w:proofErr w:type="spellStart"/>
      <w:r w:rsidR="00D15AD7" w:rsidRPr="009460E3">
        <w:rPr>
          <w:rFonts w:ascii="Arial" w:hAnsi="Arial" w:cs="Arial"/>
          <w:sz w:val="24"/>
          <w:szCs w:val="24"/>
        </w:rPr>
        <w:t>Thibos</w:t>
      </w:r>
      <w:proofErr w:type="spellEnd"/>
      <w:r w:rsidR="00D15AD7" w:rsidRPr="009460E3">
        <w:rPr>
          <w:rFonts w:ascii="Arial" w:hAnsi="Arial" w:cs="Arial"/>
          <w:sz w:val="24"/>
          <w:szCs w:val="24"/>
        </w:rPr>
        <w:t>, 1982)</w:t>
      </w:r>
      <w:r w:rsidRPr="009460E3">
        <w:rPr>
          <w:rFonts w:ascii="Arial" w:hAnsi="Arial" w:cs="Arial"/>
          <w:sz w:val="24"/>
          <w:szCs w:val="24"/>
        </w:rPr>
        <w:t>. The LGN neurons of cats reflect a similar pattern of orientation and spatial frequency tuning observed in the retina (</w:t>
      </w:r>
      <w:proofErr w:type="spellStart"/>
      <w:r w:rsidRPr="009460E3">
        <w:rPr>
          <w:rFonts w:ascii="Arial" w:hAnsi="Arial" w:cs="Arial"/>
          <w:sz w:val="24"/>
          <w:szCs w:val="24"/>
        </w:rPr>
        <w:t>Vidyasagar</w:t>
      </w:r>
      <w:proofErr w:type="spellEnd"/>
      <w:r w:rsidRPr="009460E3">
        <w:rPr>
          <w:rFonts w:ascii="Arial" w:hAnsi="Arial" w:cs="Arial"/>
          <w:sz w:val="24"/>
          <w:szCs w:val="24"/>
        </w:rPr>
        <w:t xml:space="preserve"> &amp; </w:t>
      </w:r>
      <w:proofErr w:type="spellStart"/>
      <w:r w:rsidRPr="009460E3">
        <w:rPr>
          <w:rFonts w:ascii="Arial" w:hAnsi="Arial" w:cs="Arial"/>
          <w:sz w:val="24"/>
          <w:szCs w:val="24"/>
        </w:rPr>
        <w:t>Urbas</w:t>
      </w:r>
      <w:proofErr w:type="spellEnd"/>
      <w:r w:rsidRPr="009460E3">
        <w:rPr>
          <w:rFonts w:ascii="Arial" w:hAnsi="Arial" w:cs="Arial"/>
          <w:sz w:val="24"/>
          <w:szCs w:val="24"/>
        </w:rPr>
        <w:t xml:space="preserve">, 1982; </w:t>
      </w:r>
      <w:proofErr w:type="spellStart"/>
      <w:r w:rsidRPr="009460E3">
        <w:rPr>
          <w:rFonts w:ascii="Arial" w:hAnsi="Arial" w:cs="Arial"/>
          <w:sz w:val="24"/>
          <w:szCs w:val="24"/>
        </w:rPr>
        <w:t>Vidyasagar</w:t>
      </w:r>
      <w:proofErr w:type="spellEnd"/>
      <w:r w:rsidRPr="009460E3">
        <w:rPr>
          <w:rFonts w:ascii="Arial" w:hAnsi="Arial" w:cs="Arial"/>
          <w:sz w:val="24"/>
          <w:szCs w:val="24"/>
        </w:rPr>
        <w:t xml:space="preserve"> &amp; </w:t>
      </w:r>
      <w:proofErr w:type="spellStart"/>
      <w:r w:rsidRPr="009460E3">
        <w:rPr>
          <w:rFonts w:ascii="Arial" w:hAnsi="Arial" w:cs="Arial"/>
          <w:sz w:val="24"/>
          <w:szCs w:val="24"/>
        </w:rPr>
        <w:t>Heide</w:t>
      </w:r>
      <w:proofErr w:type="spellEnd"/>
      <w:r w:rsidRPr="009460E3">
        <w:rPr>
          <w:rFonts w:ascii="Arial" w:hAnsi="Arial" w:cs="Arial"/>
          <w:sz w:val="24"/>
          <w:szCs w:val="24"/>
        </w:rPr>
        <w:t>, 1984</w:t>
      </w:r>
      <w:r w:rsidR="007B6A99" w:rsidRPr="009460E3">
        <w:rPr>
          <w:rFonts w:ascii="Arial" w:hAnsi="Arial" w:cs="Arial"/>
          <w:sz w:val="24"/>
          <w:szCs w:val="24"/>
        </w:rPr>
        <w:t xml:space="preserve">; </w:t>
      </w:r>
      <w:proofErr w:type="spellStart"/>
      <w:r w:rsidR="007B6A99" w:rsidRPr="009460E3">
        <w:rPr>
          <w:rFonts w:ascii="Arial" w:hAnsi="Arial" w:cs="Arial"/>
          <w:sz w:val="24"/>
          <w:szCs w:val="24"/>
        </w:rPr>
        <w:t>Shou</w:t>
      </w:r>
      <w:proofErr w:type="spellEnd"/>
      <w:r w:rsidR="007B6A99" w:rsidRPr="009460E3">
        <w:rPr>
          <w:rFonts w:ascii="Arial" w:hAnsi="Arial" w:cs="Arial"/>
          <w:sz w:val="24"/>
          <w:szCs w:val="24"/>
        </w:rPr>
        <w:t xml:space="preserve"> &amp; </w:t>
      </w:r>
      <w:proofErr w:type="spellStart"/>
      <w:r w:rsidR="007B6A99" w:rsidRPr="009460E3">
        <w:rPr>
          <w:rFonts w:ascii="Arial" w:hAnsi="Arial" w:cs="Arial"/>
          <w:sz w:val="24"/>
          <w:szCs w:val="24"/>
        </w:rPr>
        <w:t>Leventhal</w:t>
      </w:r>
      <w:proofErr w:type="spellEnd"/>
      <w:r w:rsidR="007B6A99" w:rsidRPr="009460E3">
        <w:rPr>
          <w:rFonts w:ascii="Arial" w:hAnsi="Arial" w:cs="Arial"/>
          <w:sz w:val="24"/>
          <w:szCs w:val="24"/>
        </w:rPr>
        <w:t>, 1989</w:t>
      </w:r>
      <w:r w:rsidRPr="009460E3">
        <w:rPr>
          <w:rFonts w:ascii="Arial" w:hAnsi="Arial" w:cs="Arial"/>
          <w:sz w:val="24"/>
          <w:szCs w:val="24"/>
        </w:rPr>
        <w:t xml:space="preserve">). Here, we examined the orientation and spatial frequency responses of the neurons of the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w:t>
      </w:r>
      <w:r w:rsidR="00472138" w:rsidRPr="009460E3">
        <w:rPr>
          <w:rFonts w:ascii="Arial" w:hAnsi="Arial" w:cs="Arial"/>
          <w:sz w:val="24"/>
          <w:szCs w:val="24"/>
        </w:rPr>
        <w:t xml:space="preserve">We </w:t>
      </w:r>
      <w:r w:rsidR="002B74C4" w:rsidRPr="009460E3">
        <w:rPr>
          <w:rFonts w:ascii="Arial" w:hAnsi="Arial" w:cs="Arial"/>
          <w:sz w:val="24"/>
          <w:szCs w:val="24"/>
        </w:rPr>
        <w:t>predicted</w:t>
      </w:r>
      <w:r w:rsidR="00472138" w:rsidRPr="009460E3">
        <w:rPr>
          <w:rFonts w:ascii="Arial" w:hAnsi="Arial" w:cs="Arial"/>
          <w:sz w:val="24"/>
          <w:szCs w:val="24"/>
        </w:rPr>
        <w:t xml:space="preserve"> </w:t>
      </w:r>
      <w:r w:rsidR="00472138" w:rsidRPr="009460E3">
        <w:rPr>
          <w:rFonts w:ascii="Arial" w:hAnsi="Arial" w:cs="Arial"/>
          <w:sz w:val="24"/>
          <w:szCs w:val="24"/>
        </w:rPr>
        <w:lastRenderedPageBreak/>
        <w:t xml:space="preserve">that the SC </w:t>
      </w:r>
      <w:proofErr w:type="gramStart"/>
      <w:r w:rsidR="00472138" w:rsidRPr="009460E3">
        <w:rPr>
          <w:rFonts w:ascii="Arial" w:hAnsi="Arial" w:cs="Arial"/>
          <w:sz w:val="24"/>
          <w:szCs w:val="24"/>
        </w:rPr>
        <w:t>neurons in the tree shrews, like the LGN, inherits</w:t>
      </w:r>
      <w:proofErr w:type="gramEnd"/>
      <w:r w:rsidR="00472138" w:rsidRPr="009460E3">
        <w:rPr>
          <w:rFonts w:ascii="Arial" w:hAnsi="Arial" w:cs="Arial"/>
          <w:sz w:val="24"/>
          <w:szCs w:val="24"/>
        </w:rPr>
        <w:t xml:space="preserve"> its orientation bias from the retina. This was tested using the following hypotheses:</w:t>
      </w:r>
    </w:p>
    <w:p w14:paraId="1C8C0532" w14:textId="219CCC19"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a) Superficial SC neurons will show oriented responses when shown thin bars (which contain high spatial frequency information).</w:t>
      </w:r>
    </w:p>
    <w:p w14:paraId="42B01E37" w14:textId="4BD1FFF0"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b) Superficial SC neurons will have low pass spatial frequency tuning when tested using sinusoidal gratings.</w:t>
      </w:r>
    </w:p>
    <w:p w14:paraId="7983EFA8" w14:textId="2B2A2FB5" w:rsidR="00472138" w:rsidRPr="009460E3" w:rsidRDefault="00472138" w:rsidP="00472138">
      <w:pPr>
        <w:spacing w:line="480" w:lineRule="auto"/>
        <w:rPr>
          <w:rFonts w:ascii="Arial" w:hAnsi="Arial" w:cs="Arial"/>
          <w:sz w:val="24"/>
          <w:szCs w:val="24"/>
        </w:rPr>
      </w:pPr>
      <w:r w:rsidRPr="009460E3">
        <w:rPr>
          <w:rFonts w:ascii="Arial" w:hAnsi="Arial" w:cs="Arial"/>
          <w:sz w:val="24"/>
          <w:szCs w:val="24"/>
        </w:rPr>
        <w:t xml:space="preserve">c) When gratings of different spatial frequencies are </w:t>
      </w:r>
      <w:r w:rsidR="00F61AC4" w:rsidRPr="009460E3">
        <w:rPr>
          <w:rFonts w:ascii="Arial" w:hAnsi="Arial" w:cs="Arial"/>
          <w:sz w:val="24"/>
          <w:szCs w:val="24"/>
        </w:rPr>
        <w:t>used</w:t>
      </w:r>
      <w:r w:rsidRPr="009460E3">
        <w:rPr>
          <w:rFonts w:ascii="Arial" w:hAnsi="Arial" w:cs="Arial"/>
          <w:sz w:val="24"/>
          <w:szCs w:val="24"/>
        </w:rPr>
        <w:t>, the superficial SC neurons will show better response at the optimum orientation when compared to the</w:t>
      </w:r>
      <w:r w:rsidR="002B74C4" w:rsidRPr="009460E3">
        <w:rPr>
          <w:rFonts w:ascii="Arial" w:hAnsi="Arial" w:cs="Arial"/>
          <w:sz w:val="24"/>
          <w:szCs w:val="24"/>
        </w:rPr>
        <w:t xml:space="preserve"> non-optimum orientation (i.e., </w:t>
      </w:r>
      <w:r w:rsidRPr="009460E3">
        <w:rPr>
          <w:rFonts w:ascii="Arial" w:hAnsi="Arial" w:cs="Arial"/>
          <w:sz w:val="24"/>
          <w:szCs w:val="24"/>
        </w:rPr>
        <w:t>orientation selective response).</w:t>
      </w:r>
    </w:p>
    <w:p w14:paraId="19502E49" w14:textId="77777777" w:rsidR="00977414" w:rsidRPr="009460E3" w:rsidRDefault="00977414" w:rsidP="0045171C">
      <w:pPr>
        <w:spacing w:line="480" w:lineRule="auto"/>
        <w:rPr>
          <w:rFonts w:ascii="Arial" w:hAnsi="Arial" w:cs="Arial"/>
          <w:b/>
          <w:sz w:val="28"/>
          <w:szCs w:val="28"/>
        </w:rPr>
      </w:pPr>
      <w:r w:rsidRPr="009460E3">
        <w:rPr>
          <w:rFonts w:ascii="Arial" w:hAnsi="Arial" w:cs="Arial"/>
          <w:b/>
          <w:sz w:val="28"/>
          <w:szCs w:val="28"/>
        </w:rPr>
        <w:t>Methods</w:t>
      </w:r>
    </w:p>
    <w:p w14:paraId="340C74F8"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 xml:space="preserve">Surgery and </w:t>
      </w:r>
      <w:proofErr w:type="spellStart"/>
      <w:r w:rsidRPr="009460E3">
        <w:rPr>
          <w:rFonts w:ascii="Arial" w:hAnsi="Arial" w:cs="Arial"/>
          <w:b/>
          <w:sz w:val="24"/>
          <w:szCs w:val="24"/>
        </w:rPr>
        <w:t>anaesthesia</w:t>
      </w:r>
      <w:proofErr w:type="spellEnd"/>
    </w:p>
    <w:p w14:paraId="5CF02EC0" w14:textId="7ADD66F1"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Surgical procedures have been outlined in </w:t>
      </w:r>
      <w:r w:rsidR="0031733E" w:rsidRPr="009460E3">
        <w:rPr>
          <w:rFonts w:ascii="Arial" w:hAnsi="Arial" w:cs="Arial"/>
          <w:sz w:val="24"/>
          <w:szCs w:val="24"/>
        </w:rPr>
        <w:t xml:space="preserve">the </w:t>
      </w:r>
      <w:r w:rsidR="008F74FA" w:rsidRPr="009460E3">
        <w:rPr>
          <w:rFonts w:ascii="Arial" w:hAnsi="Arial" w:cs="Arial"/>
          <w:sz w:val="24"/>
          <w:szCs w:val="24"/>
        </w:rPr>
        <w:t>Methods</w:t>
      </w:r>
      <w:r w:rsidR="0031733E" w:rsidRPr="009460E3">
        <w:rPr>
          <w:rFonts w:ascii="Arial" w:hAnsi="Arial" w:cs="Arial"/>
          <w:sz w:val="24"/>
          <w:szCs w:val="24"/>
        </w:rPr>
        <w:t xml:space="preserve"> chapter</w:t>
      </w:r>
      <w:r w:rsidRPr="009460E3">
        <w:rPr>
          <w:rFonts w:ascii="Arial" w:hAnsi="Arial" w:cs="Arial"/>
          <w:sz w:val="24"/>
          <w:szCs w:val="24"/>
        </w:rPr>
        <w:t xml:space="preserve">. Briefly, the animal was </w:t>
      </w:r>
      <w:r w:rsidR="008F74FA" w:rsidRPr="009460E3">
        <w:rPr>
          <w:rFonts w:ascii="Arial" w:hAnsi="Arial" w:cs="Arial"/>
          <w:sz w:val="24"/>
          <w:szCs w:val="24"/>
        </w:rPr>
        <w:t xml:space="preserve">anaesthetized </w:t>
      </w:r>
      <w:r w:rsidR="0088071E" w:rsidRPr="009460E3">
        <w:rPr>
          <w:rFonts w:ascii="Arial" w:hAnsi="Arial" w:cs="Arial"/>
          <w:sz w:val="24"/>
          <w:szCs w:val="24"/>
        </w:rPr>
        <w:t xml:space="preserve">using a mixture of Ketamine and </w:t>
      </w:r>
      <w:proofErr w:type="spellStart"/>
      <w:r w:rsidR="0088071E" w:rsidRPr="009460E3">
        <w:rPr>
          <w:rFonts w:ascii="Arial" w:hAnsi="Arial" w:cs="Arial"/>
          <w:sz w:val="24"/>
          <w:szCs w:val="24"/>
        </w:rPr>
        <w:t>Xylazine</w:t>
      </w:r>
      <w:proofErr w:type="spellEnd"/>
      <w:r w:rsidRPr="009460E3">
        <w:rPr>
          <w:rFonts w:ascii="Arial" w:hAnsi="Arial" w:cs="Arial"/>
          <w:sz w:val="24"/>
          <w:szCs w:val="24"/>
        </w:rPr>
        <w:t>, a venous catheter was inserted in to the femoral vein and a tracheostomy performed to assist in the breathing</w:t>
      </w:r>
      <w:r w:rsidR="008F74FA" w:rsidRPr="009460E3">
        <w:rPr>
          <w:rFonts w:ascii="Arial" w:hAnsi="Arial" w:cs="Arial"/>
          <w:sz w:val="24"/>
          <w:szCs w:val="24"/>
        </w:rPr>
        <w:t xml:space="preserve"> during the experiment</w:t>
      </w:r>
      <w:r w:rsidRPr="009460E3">
        <w:rPr>
          <w:rFonts w:ascii="Arial" w:hAnsi="Arial" w:cs="Arial"/>
          <w:sz w:val="24"/>
          <w:szCs w:val="24"/>
        </w:rPr>
        <w:t xml:space="preserve">. The animal was administered muscle </w:t>
      </w:r>
      <w:proofErr w:type="spellStart"/>
      <w:r w:rsidRPr="009460E3">
        <w:rPr>
          <w:rFonts w:ascii="Arial" w:hAnsi="Arial" w:cs="Arial"/>
          <w:sz w:val="24"/>
          <w:szCs w:val="24"/>
        </w:rPr>
        <w:t>paralysant</w:t>
      </w:r>
      <w:proofErr w:type="spellEnd"/>
      <w:r w:rsidR="0088071E" w:rsidRPr="009460E3">
        <w:rPr>
          <w:rFonts w:ascii="Arial" w:hAnsi="Arial" w:cs="Arial"/>
          <w:sz w:val="24"/>
          <w:szCs w:val="24"/>
        </w:rPr>
        <w:t xml:space="preserve"> (</w:t>
      </w:r>
      <w:proofErr w:type="spellStart"/>
      <w:r w:rsidR="0088071E" w:rsidRPr="009460E3">
        <w:rPr>
          <w:rFonts w:ascii="Arial" w:hAnsi="Arial" w:cs="Arial"/>
          <w:sz w:val="24"/>
          <w:szCs w:val="24"/>
        </w:rPr>
        <w:t>Vecuronium</w:t>
      </w:r>
      <w:proofErr w:type="spellEnd"/>
      <w:r w:rsidR="0088071E" w:rsidRPr="009460E3">
        <w:rPr>
          <w:rFonts w:ascii="Arial" w:hAnsi="Arial" w:cs="Arial"/>
          <w:sz w:val="24"/>
          <w:szCs w:val="24"/>
        </w:rPr>
        <w:t xml:space="preserve"> Bromide)</w:t>
      </w:r>
      <w:r w:rsidR="00AF5607" w:rsidRPr="009460E3">
        <w:rPr>
          <w:rFonts w:ascii="Arial" w:hAnsi="Arial" w:cs="Arial"/>
          <w:sz w:val="24"/>
          <w:szCs w:val="24"/>
        </w:rPr>
        <w:t xml:space="preserve"> intravenously</w:t>
      </w:r>
      <w:r w:rsidRPr="009460E3">
        <w:rPr>
          <w:rFonts w:ascii="Arial" w:hAnsi="Arial" w:cs="Arial"/>
          <w:sz w:val="24"/>
          <w:szCs w:val="24"/>
        </w:rPr>
        <w:t xml:space="preserve"> and was </w:t>
      </w:r>
      <w:proofErr w:type="spellStart"/>
      <w:r w:rsidRPr="009460E3">
        <w:rPr>
          <w:rFonts w:ascii="Arial" w:hAnsi="Arial" w:cs="Arial"/>
          <w:sz w:val="24"/>
          <w:szCs w:val="24"/>
        </w:rPr>
        <w:t>anaesthetised</w:t>
      </w:r>
      <w:proofErr w:type="spellEnd"/>
      <w:r w:rsidRPr="009460E3">
        <w:rPr>
          <w:rFonts w:ascii="Arial" w:hAnsi="Arial" w:cs="Arial"/>
          <w:sz w:val="24"/>
          <w:szCs w:val="24"/>
        </w:rPr>
        <w:t xml:space="preserve"> using </w:t>
      </w:r>
      <w:proofErr w:type="spellStart"/>
      <w:r w:rsidRPr="009460E3">
        <w:rPr>
          <w:rFonts w:ascii="Arial" w:hAnsi="Arial" w:cs="Arial"/>
          <w:sz w:val="24"/>
          <w:szCs w:val="24"/>
        </w:rPr>
        <w:t>Isoflurane</w:t>
      </w:r>
      <w:proofErr w:type="spellEnd"/>
      <w:r w:rsidRPr="009460E3">
        <w:rPr>
          <w:rFonts w:ascii="Arial" w:hAnsi="Arial" w:cs="Arial"/>
          <w:sz w:val="24"/>
          <w:szCs w:val="24"/>
        </w:rPr>
        <w:t xml:space="preserve"> (0.5-1%)</w:t>
      </w:r>
      <w:r w:rsidR="0088071E" w:rsidRPr="009460E3">
        <w:rPr>
          <w:rFonts w:ascii="Arial" w:hAnsi="Arial" w:cs="Arial"/>
          <w:sz w:val="24"/>
          <w:szCs w:val="24"/>
        </w:rPr>
        <w:t xml:space="preserve"> for the duration of the experiment</w:t>
      </w:r>
      <w:r w:rsidRPr="009460E3">
        <w:rPr>
          <w:rFonts w:ascii="Arial" w:hAnsi="Arial" w:cs="Arial"/>
          <w:sz w:val="24"/>
          <w:szCs w:val="24"/>
        </w:rPr>
        <w:t>.</w:t>
      </w:r>
      <w:r w:rsidR="0088071E" w:rsidRPr="009460E3">
        <w:rPr>
          <w:rFonts w:ascii="Arial" w:hAnsi="Arial" w:cs="Arial"/>
          <w:sz w:val="24"/>
          <w:szCs w:val="24"/>
        </w:rPr>
        <w:t xml:space="preserve"> Hard contact lenses were fitted to the eye to </w:t>
      </w:r>
      <w:r w:rsidR="00A64857" w:rsidRPr="009460E3">
        <w:rPr>
          <w:rFonts w:ascii="Arial" w:hAnsi="Arial" w:cs="Arial"/>
          <w:sz w:val="24"/>
          <w:szCs w:val="24"/>
        </w:rPr>
        <w:t>prevent corneal drying.</w:t>
      </w:r>
      <w:r w:rsidRPr="009460E3">
        <w:rPr>
          <w:rFonts w:ascii="Arial" w:hAnsi="Arial" w:cs="Arial"/>
          <w:sz w:val="24"/>
          <w:szCs w:val="24"/>
        </w:rPr>
        <w:t xml:space="preserve"> A craniotomy </w:t>
      </w:r>
      <w:r w:rsidR="0088071E" w:rsidRPr="009460E3">
        <w:rPr>
          <w:rFonts w:ascii="Arial" w:hAnsi="Arial" w:cs="Arial"/>
          <w:sz w:val="24"/>
          <w:szCs w:val="24"/>
        </w:rPr>
        <w:t xml:space="preserve">and </w:t>
      </w:r>
      <w:proofErr w:type="spellStart"/>
      <w:r w:rsidR="0088071E" w:rsidRPr="009460E3">
        <w:rPr>
          <w:rFonts w:ascii="Arial" w:hAnsi="Arial" w:cs="Arial"/>
          <w:sz w:val="24"/>
          <w:szCs w:val="24"/>
        </w:rPr>
        <w:t>durotomy</w:t>
      </w:r>
      <w:proofErr w:type="spellEnd"/>
      <w:r w:rsidR="0088071E" w:rsidRPr="009460E3">
        <w:rPr>
          <w:rFonts w:ascii="Arial" w:hAnsi="Arial" w:cs="Arial"/>
          <w:sz w:val="24"/>
          <w:szCs w:val="24"/>
        </w:rPr>
        <w:t xml:space="preserve"> were performed </w:t>
      </w:r>
      <w:r w:rsidRPr="009460E3">
        <w:rPr>
          <w:rFonts w:ascii="Arial" w:hAnsi="Arial" w:cs="Arial"/>
          <w:sz w:val="24"/>
          <w:szCs w:val="24"/>
        </w:rPr>
        <w:t xml:space="preserve">over the location of the </w:t>
      </w:r>
      <w:r w:rsidR="00A64857" w:rsidRPr="009460E3">
        <w:rPr>
          <w:rFonts w:ascii="Arial" w:hAnsi="Arial" w:cs="Arial"/>
          <w:sz w:val="24"/>
          <w:szCs w:val="24"/>
        </w:rPr>
        <w:t xml:space="preserve">superior </w:t>
      </w:r>
      <w:proofErr w:type="spellStart"/>
      <w:r w:rsidR="00A64857" w:rsidRPr="009460E3">
        <w:rPr>
          <w:rFonts w:ascii="Arial" w:hAnsi="Arial" w:cs="Arial"/>
          <w:sz w:val="24"/>
          <w:szCs w:val="24"/>
        </w:rPr>
        <w:t>colliculus</w:t>
      </w:r>
      <w:proofErr w:type="spellEnd"/>
      <w:r w:rsidR="0088071E" w:rsidRPr="009460E3">
        <w:rPr>
          <w:rFonts w:ascii="Arial" w:hAnsi="Arial" w:cs="Arial"/>
          <w:sz w:val="24"/>
          <w:szCs w:val="24"/>
        </w:rPr>
        <w:t xml:space="preserve"> (Horsley-Clarke Co-ordinates A</w:t>
      </w:r>
      <w:r w:rsidR="00A64857" w:rsidRPr="009460E3">
        <w:rPr>
          <w:rFonts w:ascii="Arial" w:hAnsi="Arial" w:cs="Arial"/>
          <w:sz w:val="24"/>
          <w:szCs w:val="24"/>
        </w:rPr>
        <w:t>2.5</w:t>
      </w:r>
      <w:r w:rsidR="0088071E" w:rsidRPr="009460E3">
        <w:rPr>
          <w:rFonts w:ascii="Arial" w:hAnsi="Arial" w:cs="Arial"/>
          <w:sz w:val="24"/>
          <w:szCs w:val="24"/>
        </w:rPr>
        <w:t xml:space="preserve"> to P2</w:t>
      </w:r>
      <w:r w:rsidR="00A64857" w:rsidRPr="009460E3">
        <w:rPr>
          <w:rFonts w:ascii="Arial" w:hAnsi="Arial" w:cs="Arial"/>
          <w:sz w:val="24"/>
          <w:szCs w:val="24"/>
        </w:rPr>
        <w:t>.5</w:t>
      </w:r>
      <w:r w:rsidR="0088071E" w:rsidRPr="009460E3">
        <w:rPr>
          <w:rFonts w:ascii="Arial" w:hAnsi="Arial" w:cs="Arial"/>
          <w:sz w:val="24"/>
          <w:szCs w:val="24"/>
        </w:rPr>
        <w:t>)</w:t>
      </w:r>
      <w:r w:rsidRPr="009460E3">
        <w:rPr>
          <w:rFonts w:ascii="Arial" w:hAnsi="Arial" w:cs="Arial"/>
          <w:sz w:val="24"/>
          <w:szCs w:val="24"/>
        </w:rPr>
        <w:t>.</w:t>
      </w:r>
      <w:r w:rsidR="0088071E" w:rsidRPr="009460E3">
        <w:rPr>
          <w:rFonts w:ascii="Arial" w:hAnsi="Arial" w:cs="Arial"/>
          <w:sz w:val="24"/>
          <w:szCs w:val="24"/>
        </w:rPr>
        <w:t xml:space="preserve"> Frontal</w:t>
      </w:r>
      <w:r w:rsidRPr="009460E3">
        <w:rPr>
          <w:rFonts w:ascii="Arial" w:hAnsi="Arial" w:cs="Arial"/>
          <w:sz w:val="24"/>
          <w:szCs w:val="24"/>
        </w:rPr>
        <w:t xml:space="preserve"> EEG and ECG were monitored during the experiment.</w:t>
      </w:r>
      <w:r w:rsidR="008F74FA" w:rsidRPr="009460E3">
        <w:rPr>
          <w:rFonts w:ascii="Arial" w:hAnsi="Arial" w:cs="Arial"/>
          <w:sz w:val="24"/>
          <w:szCs w:val="24"/>
        </w:rPr>
        <w:t xml:space="preserve"> At the end of the experiment, the animal was eutha</w:t>
      </w:r>
      <w:r w:rsidR="0088071E" w:rsidRPr="009460E3">
        <w:rPr>
          <w:rFonts w:ascii="Arial" w:hAnsi="Arial" w:cs="Arial"/>
          <w:sz w:val="24"/>
          <w:szCs w:val="24"/>
        </w:rPr>
        <w:t>nized using an overdose of pentobarbital sodium</w:t>
      </w:r>
      <w:r w:rsidR="008F74FA" w:rsidRPr="009460E3">
        <w:rPr>
          <w:rFonts w:ascii="Arial" w:hAnsi="Arial" w:cs="Arial"/>
          <w:sz w:val="24"/>
          <w:szCs w:val="24"/>
        </w:rPr>
        <w:t xml:space="preserve"> and </w:t>
      </w:r>
      <w:r w:rsidR="0088071E" w:rsidRPr="009460E3">
        <w:rPr>
          <w:rFonts w:ascii="Arial" w:hAnsi="Arial" w:cs="Arial"/>
          <w:sz w:val="24"/>
          <w:szCs w:val="24"/>
        </w:rPr>
        <w:t>perfused</w:t>
      </w:r>
      <w:r w:rsidR="008F74FA" w:rsidRPr="009460E3">
        <w:rPr>
          <w:rFonts w:ascii="Arial" w:hAnsi="Arial" w:cs="Arial"/>
          <w:sz w:val="24"/>
          <w:szCs w:val="24"/>
        </w:rPr>
        <w:t xml:space="preserve"> (using 0.1M </w:t>
      </w:r>
      <w:r w:rsidR="008F74FA" w:rsidRPr="009460E3">
        <w:rPr>
          <w:rFonts w:ascii="Arial" w:hAnsi="Arial" w:cs="Arial"/>
          <w:sz w:val="24"/>
          <w:szCs w:val="24"/>
        </w:rPr>
        <w:lastRenderedPageBreak/>
        <w:t>P</w:t>
      </w:r>
      <w:r w:rsidR="0088071E" w:rsidRPr="009460E3">
        <w:rPr>
          <w:rFonts w:ascii="Arial" w:hAnsi="Arial" w:cs="Arial"/>
          <w:sz w:val="24"/>
          <w:szCs w:val="24"/>
        </w:rPr>
        <w:t>hosphate Buffer (PB) solution followed by 4% Paraformaldehyde in 0.1M PB</w:t>
      </w:r>
      <w:r w:rsidR="008F74FA" w:rsidRPr="009460E3">
        <w:rPr>
          <w:rFonts w:ascii="Arial" w:hAnsi="Arial" w:cs="Arial"/>
          <w:sz w:val="24"/>
          <w:szCs w:val="24"/>
        </w:rPr>
        <w:t>), the brain was removed and stored in sucrose (20-25%) for histology.</w:t>
      </w:r>
    </w:p>
    <w:p w14:paraId="053E61BB"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Electrophysiology</w:t>
      </w:r>
    </w:p>
    <w:p w14:paraId="4537FE94" w14:textId="41643984"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High </w:t>
      </w:r>
      <w:proofErr w:type="spellStart"/>
      <w:r w:rsidRPr="009460E3">
        <w:rPr>
          <w:rFonts w:ascii="Arial" w:hAnsi="Arial" w:cs="Arial"/>
          <w:sz w:val="24"/>
          <w:szCs w:val="24"/>
        </w:rPr>
        <w:t>impedence</w:t>
      </w:r>
      <w:proofErr w:type="spellEnd"/>
      <w:r w:rsidRPr="009460E3">
        <w:rPr>
          <w:rFonts w:ascii="Arial" w:hAnsi="Arial" w:cs="Arial"/>
          <w:sz w:val="24"/>
          <w:szCs w:val="24"/>
        </w:rPr>
        <w:t>, lacquer coated tungsten microelectrodes (</w:t>
      </w:r>
      <w:r w:rsidR="00A64857" w:rsidRPr="009460E3">
        <w:rPr>
          <w:rFonts w:ascii="Arial" w:hAnsi="Arial" w:cs="Arial"/>
          <w:sz w:val="24"/>
          <w:szCs w:val="24"/>
        </w:rPr>
        <w:t xml:space="preserve">FHC Metal Microelectrodes Inc., </w:t>
      </w:r>
      <w:r w:rsidRPr="009460E3">
        <w:rPr>
          <w:rFonts w:ascii="Arial" w:hAnsi="Arial" w:cs="Arial"/>
          <w:sz w:val="24"/>
          <w:szCs w:val="24"/>
        </w:rPr>
        <w:t xml:space="preserve">ME, USA; impedance= 12-18 </w:t>
      </w:r>
      <w:r w:rsidR="00A64857" w:rsidRPr="009460E3">
        <w:rPr>
          <w:rFonts w:ascii="Arial" w:hAnsi="Arial" w:cs="Arial"/>
          <w:sz w:val="24"/>
          <w:szCs w:val="24"/>
        </w:rPr>
        <w:t>MΩ</w:t>
      </w:r>
      <w:r w:rsidRPr="009460E3">
        <w:rPr>
          <w:rFonts w:ascii="Arial" w:hAnsi="Arial" w:cs="Arial"/>
          <w:sz w:val="24"/>
          <w:szCs w:val="24"/>
        </w:rPr>
        <w:t xml:space="preserve">) were lowered into the brain and the signal was amplified and filtered (x 10,000 gain, </w:t>
      </w:r>
      <w:proofErr w:type="spellStart"/>
      <w:r w:rsidRPr="009460E3">
        <w:rPr>
          <w:rFonts w:ascii="Arial" w:hAnsi="Arial" w:cs="Arial"/>
          <w:sz w:val="24"/>
          <w:szCs w:val="24"/>
        </w:rPr>
        <w:t>bandpass</w:t>
      </w:r>
      <w:proofErr w:type="spellEnd"/>
      <w:r w:rsidRPr="009460E3">
        <w:rPr>
          <w:rFonts w:ascii="Arial" w:hAnsi="Arial" w:cs="Arial"/>
          <w:sz w:val="24"/>
          <w:szCs w:val="24"/>
        </w:rPr>
        <w:t xml:space="preserve"> filtered between 300-3000 Hz, A</w:t>
      </w:r>
      <w:r w:rsidR="00A64857" w:rsidRPr="009460E3">
        <w:rPr>
          <w:rFonts w:ascii="Arial" w:hAnsi="Arial" w:cs="Arial"/>
          <w:sz w:val="24"/>
          <w:szCs w:val="24"/>
        </w:rPr>
        <w:t>-M systems</w:t>
      </w:r>
      <w:r w:rsidRPr="009460E3">
        <w:rPr>
          <w:rFonts w:ascii="Arial" w:hAnsi="Arial" w:cs="Arial"/>
          <w:sz w:val="24"/>
          <w:szCs w:val="24"/>
        </w:rPr>
        <w:t>) and fed into an audio speaker as well as an analog to digital converter (</w:t>
      </w:r>
      <w:r w:rsidR="00A64857" w:rsidRPr="009460E3">
        <w:rPr>
          <w:rFonts w:ascii="Arial" w:hAnsi="Arial" w:cs="Arial"/>
          <w:sz w:val="24"/>
          <w:szCs w:val="24"/>
        </w:rPr>
        <w:t>Cambridge Electronic Design Limited, Cambridge, UK;</w:t>
      </w:r>
      <w:r w:rsidRPr="009460E3">
        <w:rPr>
          <w:rFonts w:ascii="Arial" w:hAnsi="Arial" w:cs="Arial"/>
          <w:sz w:val="24"/>
          <w:szCs w:val="24"/>
        </w:rPr>
        <w:t xml:space="preserve"> </w:t>
      </w:r>
      <w:proofErr w:type="spellStart"/>
      <w:r w:rsidRPr="009460E3">
        <w:rPr>
          <w:rFonts w:ascii="Arial" w:hAnsi="Arial" w:cs="Arial"/>
          <w:sz w:val="24"/>
          <w:szCs w:val="24"/>
        </w:rPr>
        <w:t>digitised</w:t>
      </w:r>
      <w:proofErr w:type="spellEnd"/>
      <w:r w:rsidRPr="009460E3">
        <w:rPr>
          <w:rFonts w:ascii="Arial" w:hAnsi="Arial" w:cs="Arial"/>
          <w:sz w:val="24"/>
          <w:szCs w:val="24"/>
        </w:rPr>
        <w:t xml:space="preserve"> at 22.5 kHz). </w:t>
      </w:r>
      <w:proofErr w:type="gramStart"/>
      <w:r w:rsidRPr="009460E3">
        <w:rPr>
          <w:rFonts w:ascii="Arial" w:hAnsi="Arial" w:cs="Arial"/>
          <w:sz w:val="24"/>
          <w:szCs w:val="24"/>
        </w:rPr>
        <w:t>The SC was identified by listening to the neuronal activity in the speaker</w:t>
      </w:r>
      <w:proofErr w:type="gramEnd"/>
      <w:r w:rsidRPr="009460E3">
        <w:rPr>
          <w:rFonts w:ascii="Arial" w:hAnsi="Arial" w:cs="Arial"/>
          <w:sz w:val="24"/>
          <w:szCs w:val="24"/>
        </w:rPr>
        <w:t>.</w:t>
      </w:r>
      <w:r w:rsidR="00A64857" w:rsidRPr="009460E3">
        <w:rPr>
          <w:rFonts w:ascii="Arial" w:hAnsi="Arial" w:cs="Arial"/>
          <w:sz w:val="24"/>
          <w:szCs w:val="24"/>
        </w:rPr>
        <w:t xml:space="preserve"> The electrode was first quickly descended to a </w:t>
      </w:r>
      <w:r w:rsidR="00AF5607" w:rsidRPr="009460E3">
        <w:rPr>
          <w:rFonts w:ascii="Arial" w:hAnsi="Arial" w:cs="Arial"/>
          <w:sz w:val="24"/>
          <w:szCs w:val="24"/>
        </w:rPr>
        <w:t xml:space="preserve">depth of 3 mm </w:t>
      </w:r>
      <w:r w:rsidR="00A64857" w:rsidRPr="009460E3">
        <w:rPr>
          <w:rFonts w:ascii="Arial" w:hAnsi="Arial" w:cs="Arial"/>
          <w:sz w:val="24"/>
          <w:szCs w:val="24"/>
        </w:rPr>
        <w:t xml:space="preserve">and then slowly descended until visual neurons were identified. Lesions (6 </w:t>
      </w:r>
      <w:proofErr w:type="spellStart"/>
      <w:r w:rsidR="00A64857" w:rsidRPr="009460E3">
        <w:rPr>
          <w:rFonts w:ascii="Arial" w:hAnsi="Arial" w:cs="Arial"/>
          <w:sz w:val="24"/>
          <w:szCs w:val="24"/>
        </w:rPr>
        <w:t>μA</w:t>
      </w:r>
      <w:proofErr w:type="spellEnd"/>
      <w:r w:rsidR="00A64857" w:rsidRPr="009460E3">
        <w:rPr>
          <w:rFonts w:ascii="Arial" w:hAnsi="Arial" w:cs="Arial"/>
          <w:sz w:val="24"/>
          <w:szCs w:val="24"/>
        </w:rPr>
        <w:t xml:space="preserve"> for 6s) were made </w:t>
      </w:r>
      <w:r w:rsidR="00AF5607" w:rsidRPr="009460E3">
        <w:rPr>
          <w:rFonts w:ascii="Arial" w:hAnsi="Arial" w:cs="Arial"/>
          <w:sz w:val="24"/>
          <w:szCs w:val="24"/>
        </w:rPr>
        <w:t>at the end of each track</w:t>
      </w:r>
      <w:r w:rsidR="00A64857" w:rsidRPr="009460E3">
        <w:rPr>
          <w:rFonts w:ascii="Arial" w:hAnsi="Arial" w:cs="Arial"/>
          <w:sz w:val="24"/>
          <w:szCs w:val="24"/>
        </w:rPr>
        <w:t>.</w:t>
      </w:r>
      <w:r w:rsidRPr="009460E3">
        <w:rPr>
          <w:rFonts w:ascii="Arial" w:hAnsi="Arial" w:cs="Arial"/>
          <w:sz w:val="24"/>
          <w:szCs w:val="24"/>
        </w:rPr>
        <w:t xml:space="preserve"> </w:t>
      </w:r>
      <w:r w:rsidR="00A64857" w:rsidRPr="009460E3">
        <w:rPr>
          <w:rFonts w:ascii="Arial" w:hAnsi="Arial" w:cs="Arial"/>
          <w:sz w:val="24"/>
          <w:szCs w:val="24"/>
        </w:rPr>
        <w:t>The electrode was withdrawn and lesions were made at regular intervals to trace the path of the electrode</w:t>
      </w:r>
      <w:r w:rsidR="00AF5607" w:rsidRPr="009460E3">
        <w:rPr>
          <w:rFonts w:ascii="Arial" w:hAnsi="Arial" w:cs="Arial"/>
          <w:sz w:val="24"/>
          <w:szCs w:val="24"/>
        </w:rPr>
        <w:t xml:space="preserve"> through the brain</w:t>
      </w:r>
      <w:r w:rsidR="00A64857" w:rsidRPr="009460E3">
        <w:rPr>
          <w:rFonts w:ascii="Arial" w:hAnsi="Arial" w:cs="Arial"/>
          <w:sz w:val="24"/>
          <w:szCs w:val="24"/>
        </w:rPr>
        <w:t xml:space="preserve">. </w:t>
      </w:r>
      <w:r w:rsidRPr="009460E3">
        <w:rPr>
          <w:rFonts w:ascii="Arial" w:hAnsi="Arial" w:cs="Arial"/>
          <w:sz w:val="24"/>
          <w:szCs w:val="24"/>
        </w:rPr>
        <w:t xml:space="preserve">The data was recorded as a spike trace using the spike </w:t>
      </w:r>
      <w:proofErr w:type="gramStart"/>
      <w:r w:rsidRPr="009460E3">
        <w:rPr>
          <w:rFonts w:ascii="Arial" w:hAnsi="Arial" w:cs="Arial"/>
          <w:sz w:val="24"/>
          <w:szCs w:val="24"/>
        </w:rPr>
        <w:t>2 software</w:t>
      </w:r>
      <w:proofErr w:type="gramEnd"/>
      <w:r w:rsidR="00A64857" w:rsidRPr="009460E3">
        <w:rPr>
          <w:rFonts w:ascii="Arial" w:hAnsi="Arial" w:cs="Arial"/>
          <w:sz w:val="24"/>
          <w:szCs w:val="24"/>
        </w:rPr>
        <w:t xml:space="preserve"> (CED, Cambridge, UK)</w:t>
      </w:r>
      <w:r w:rsidRPr="009460E3">
        <w:rPr>
          <w:rFonts w:ascii="Arial" w:hAnsi="Arial" w:cs="Arial"/>
          <w:sz w:val="24"/>
          <w:szCs w:val="24"/>
        </w:rPr>
        <w:t xml:space="preserve">. The spikes were </w:t>
      </w:r>
      <w:proofErr w:type="spellStart"/>
      <w:r w:rsidRPr="009460E3">
        <w:rPr>
          <w:rFonts w:ascii="Arial" w:hAnsi="Arial" w:cs="Arial"/>
          <w:sz w:val="24"/>
          <w:szCs w:val="24"/>
        </w:rPr>
        <w:t>templated</w:t>
      </w:r>
      <w:proofErr w:type="spellEnd"/>
      <w:r w:rsidRPr="009460E3">
        <w:rPr>
          <w:rFonts w:ascii="Arial" w:hAnsi="Arial" w:cs="Arial"/>
          <w:sz w:val="24"/>
          <w:szCs w:val="24"/>
        </w:rPr>
        <w:t xml:space="preserve"> and the spike timing exported as a text file. Further analysis was performed using custom MATLAB code</w:t>
      </w:r>
      <w:r w:rsidR="00A64857" w:rsidRPr="009460E3">
        <w:rPr>
          <w:rFonts w:ascii="Arial" w:hAnsi="Arial" w:cs="Arial"/>
          <w:sz w:val="24"/>
          <w:szCs w:val="24"/>
        </w:rPr>
        <w:t xml:space="preserve"> (</w:t>
      </w:r>
      <w:r w:rsidR="00AF5607" w:rsidRPr="009460E3">
        <w:rPr>
          <w:rFonts w:ascii="Arial" w:hAnsi="Arial" w:cs="Arial"/>
          <w:sz w:val="24"/>
          <w:szCs w:val="24"/>
        </w:rPr>
        <w:t xml:space="preserve">The </w:t>
      </w:r>
      <w:proofErr w:type="spellStart"/>
      <w:r w:rsidR="00A64857" w:rsidRPr="009460E3">
        <w:rPr>
          <w:rFonts w:ascii="Arial" w:hAnsi="Arial" w:cs="Arial"/>
          <w:sz w:val="24"/>
          <w:szCs w:val="24"/>
        </w:rPr>
        <w:t>Mathworks</w:t>
      </w:r>
      <w:proofErr w:type="spellEnd"/>
      <w:r w:rsidR="00AF5607" w:rsidRPr="009460E3">
        <w:rPr>
          <w:rFonts w:ascii="Arial" w:hAnsi="Arial" w:cs="Arial"/>
          <w:sz w:val="24"/>
          <w:szCs w:val="24"/>
        </w:rPr>
        <w:t xml:space="preserve"> </w:t>
      </w:r>
      <w:proofErr w:type="spellStart"/>
      <w:r w:rsidR="00AF5607" w:rsidRPr="009460E3">
        <w:rPr>
          <w:rFonts w:ascii="Arial" w:hAnsi="Arial" w:cs="Arial"/>
          <w:sz w:val="24"/>
          <w:szCs w:val="24"/>
        </w:rPr>
        <w:t>Inc</w:t>
      </w:r>
      <w:proofErr w:type="spellEnd"/>
      <w:r w:rsidR="00A64857" w:rsidRPr="009460E3">
        <w:rPr>
          <w:rFonts w:ascii="Arial" w:hAnsi="Arial" w:cs="Arial"/>
          <w:sz w:val="24"/>
          <w:szCs w:val="24"/>
        </w:rPr>
        <w:t>, USA)</w:t>
      </w:r>
      <w:r w:rsidRPr="009460E3">
        <w:rPr>
          <w:rFonts w:ascii="Arial" w:hAnsi="Arial" w:cs="Arial"/>
          <w:sz w:val="24"/>
          <w:szCs w:val="24"/>
        </w:rPr>
        <w:t>.</w:t>
      </w:r>
    </w:p>
    <w:p w14:paraId="102E3DB9"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Stimuli</w:t>
      </w:r>
    </w:p>
    <w:p w14:paraId="5902A065" w14:textId="0692549B"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A hand held </w:t>
      </w:r>
      <w:proofErr w:type="spellStart"/>
      <w:r w:rsidRPr="009460E3">
        <w:rPr>
          <w:rFonts w:ascii="Arial" w:hAnsi="Arial" w:cs="Arial"/>
          <w:sz w:val="24"/>
          <w:szCs w:val="24"/>
        </w:rPr>
        <w:t>projectoscope</w:t>
      </w:r>
      <w:proofErr w:type="spellEnd"/>
      <w:r w:rsidRPr="009460E3">
        <w:rPr>
          <w:rFonts w:ascii="Arial" w:hAnsi="Arial" w:cs="Arial"/>
          <w:sz w:val="24"/>
          <w:szCs w:val="24"/>
        </w:rPr>
        <w:t xml:space="preserve"> was initially used to demarcate the receptive field boundaries. Using this, the </w:t>
      </w:r>
      <w:proofErr w:type="spellStart"/>
      <w:r w:rsidRPr="009460E3">
        <w:rPr>
          <w:rFonts w:ascii="Arial" w:hAnsi="Arial" w:cs="Arial"/>
          <w:sz w:val="24"/>
          <w:szCs w:val="24"/>
        </w:rPr>
        <w:t>centre</w:t>
      </w:r>
      <w:proofErr w:type="spellEnd"/>
      <w:r w:rsidRPr="009460E3">
        <w:rPr>
          <w:rFonts w:ascii="Arial" w:hAnsi="Arial" w:cs="Arial"/>
          <w:sz w:val="24"/>
          <w:szCs w:val="24"/>
        </w:rPr>
        <w:t xml:space="preserve"> of the monitor was aligned with </w:t>
      </w:r>
      <w:proofErr w:type="spellStart"/>
      <w:r w:rsidRPr="009460E3">
        <w:rPr>
          <w:rFonts w:ascii="Arial" w:hAnsi="Arial" w:cs="Arial"/>
          <w:sz w:val="24"/>
          <w:szCs w:val="24"/>
        </w:rPr>
        <w:t>centre</w:t>
      </w:r>
      <w:proofErr w:type="spellEnd"/>
      <w:r w:rsidRPr="009460E3">
        <w:rPr>
          <w:rFonts w:ascii="Arial" w:hAnsi="Arial" w:cs="Arial"/>
          <w:sz w:val="24"/>
          <w:szCs w:val="24"/>
        </w:rPr>
        <w:t xml:space="preserve"> of the receptive field prior to stimulus presentation. Sti</w:t>
      </w:r>
      <w:r w:rsidR="00AF5607" w:rsidRPr="009460E3">
        <w:rPr>
          <w:rFonts w:ascii="Arial" w:hAnsi="Arial" w:cs="Arial"/>
          <w:sz w:val="24"/>
          <w:szCs w:val="24"/>
        </w:rPr>
        <w:t>muli were</w:t>
      </w:r>
      <w:r w:rsidR="00A64857" w:rsidRPr="009460E3">
        <w:rPr>
          <w:rFonts w:ascii="Arial" w:hAnsi="Arial" w:cs="Arial"/>
          <w:sz w:val="24"/>
          <w:szCs w:val="24"/>
        </w:rPr>
        <w:t xml:space="preserve"> presented using a BARCO</w:t>
      </w:r>
      <w:r w:rsidRPr="009460E3">
        <w:rPr>
          <w:rFonts w:ascii="Arial" w:hAnsi="Arial" w:cs="Arial"/>
          <w:sz w:val="24"/>
          <w:szCs w:val="24"/>
        </w:rPr>
        <w:t xml:space="preserve"> monitor (</w:t>
      </w:r>
      <w:r w:rsidR="00A64857" w:rsidRPr="009460E3">
        <w:rPr>
          <w:rFonts w:ascii="Arial" w:hAnsi="Arial" w:cs="Arial"/>
          <w:sz w:val="24"/>
          <w:szCs w:val="24"/>
        </w:rPr>
        <w:t>Frame Refresh Rate= 8</w:t>
      </w:r>
      <w:r w:rsidRPr="009460E3">
        <w:rPr>
          <w:rFonts w:ascii="Arial" w:hAnsi="Arial" w:cs="Arial"/>
          <w:sz w:val="24"/>
          <w:szCs w:val="24"/>
        </w:rPr>
        <w:t>0 Hz</w:t>
      </w:r>
      <w:r w:rsidR="00544E01" w:rsidRPr="009460E3">
        <w:rPr>
          <w:rFonts w:ascii="Arial" w:hAnsi="Arial" w:cs="Arial"/>
          <w:sz w:val="24"/>
          <w:szCs w:val="24"/>
        </w:rPr>
        <w:t>; Reference Calibrator Plus; Barco Video and Communications, Belgium</w:t>
      </w:r>
      <w:r w:rsidR="00AF5607" w:rsidRPr="009460E3">
        <w:rPr>
          <w:rFonts w:ascii="Arial" w:hAnsi="Arial" w:cs="Arial"/>
          <w:sz w:val="24"/>
          <w:szCs w:val="24"/>
        </w:rPr>
        <w:t>) and</w:t>
      </w:r>
      <w:r w:rsidRPr="009460E3">
        <w:rPr>
          <w:rFonts w:ascii="Arial" w:hAnsi="Arial" w:cs="Arial"/>
          <w:sz w:val="24"/>
          <w:szCs w:val="24"/>
        </w:rPr>
        <w:t xml:space="preserve"> generated using Visage (VSG, Cambridge Research </w:t>
      </w:r>
      <w:r w:rsidRPr="009460E3">
        <w:rPr>
          <w:rFonts w:ascii="Arial" w:hAnsi="Arial" w:cs="Arial"/>
          <w:sz w:val="24"/>
          <w:szCs w:val="24"/>
        </w:rPr>
        <w:lastRenderedPageBreak/>
        <w:t>Systems, Cambridge, UK) and custom Stimulus Description Language (SDL) scripts. The monitor had a mean luminance of 32.6 cdm</w:t>
      </w:r>
      <w:r w:rsidRPr="009460E3">
        <w:rPr>
          <w:rFonts w:ascii="Arial" w:hAnsi="Arial" w:cs="Arial"/>
          <w:sz w:val="24"/>
          <w:szCs w:val="24"/>
          <w:vertAlign w:val="superscript"/>
        </w:rPr>
        <w:t>-2</w:t>
      </w:r>
      <w:r w:rsidRPr="009460E3">
        <w:rPr>
          <w:rFonts w:ascii="Arial" w:hAnsi="Arial" w:cs="Arial"/>
          <w:sz w:val="24"/>
          <w:szCs w:val="24"/>
        </w:rPr>
        <w:t>. While recording, the monitor was placed at a distance of 114 cm from the eye.</w:t>
      </w:r>
      <w:r w:rsidR="00F22813" w:rsidRPr="009460E3">
        <w:rPr>
          <w:rFonts w:ascii="Arial" w:hAnsi="Arial" w:cs="Arial"/>
          <w:sz w:val="24"/>
          <w:szCs w:val="24"/>
        </w:rPr>
        <w:t xml:space="preserve"> For each of the different stimuli described below, ten complete stimulus presentations were completed.</w:t>
      </w:r>
    </w:p>
    <w:p w14:paraId="54D039C0" w14:textId="270B5E27"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For each SC neuron, the preferred stimulus orientation was initially measured using a thin moving bar. The bar was presented in 9 different orientations sweeping bi-directionally (a total of 18 orientations.). The background was a uniform gray screen. Depending on the polarity of the neurons, either a bright bar or a dark bar was used (contrast= 100 %). The bar was usually 8</w:t>
      </w:r>
      <w:r w:rsidRPr="009460E3">
        <w:rPr>
          <w:rFonts w:ascii="Arial" w:hAnsi="Arial" w:cs="Arial"/>
          <w:sz w:val="24"/>
          <w:szCs w:val="24"/>
          <w:vertAlign w:val="superscript"/>
        </w:rPr>
        <w:t>o</w:t>
      </w:r>
      <w:r w:rsidRPr="009460E3">
        <w:rPr>
          <w:rFonts w:ascii="Arial" w:hAnsi="Arial" w:cs="Arial"/>
          <w:sz w:val="24"/>
          <w:szCs w:val="24"/>
        </w:rPr>
        <w:t xml:space="preserve"> long (ranging between 4 and 8 degrees)</w:t>
      </w:r>
      <w:r w:rsidR="00544E01" w:rsidRPr="009460E3">
        <w:rPr>
          <w:rFonts w:ascii="Arial" w:hAnsi="Arial" w:cs="Arial"/>
          <w:sz w:val="24"/>
          <w:szCs w:val="24"/>
        </w:rPr>
        <w:t xml:space="preserve"> </w:t>
      </w:r>
      <w:r w:rsidRPr="009460E3">
        <w:rPr>
          <w:rFonts w:ascii="Arial" w:hAnsi="Arial" w:cs="Arial"/>
          <w:sz w:val="24"/>
          <w:szCs w:val="24"/>
        </w:rPr>
        <w:t>and 0.5</w:t>
      </w:r>
      <w:r w:rsidRPr="009460E3">
        <w:rPr>
          <w:rFonts w:ascii="Arial" w:hAnsi="Arial" w:cs="Arial"/>
          <w:sz w:val="24"/>
          <w:szCs w:val="24"/>
          <w:vertAlign w:val="superscript"/>
        </w:rPr>
        <w:t>o</w:t>
      </w:r>
      <w:r w:rsidRPr="009460E3">
        <w:rPr>
          <w:rFonts w:ascii="Arial" w:hAnsi="Arial" w:cs="Arial"/>
          <w:sz w:val="24"/>
          <w:szCs w:val="24"/>
        </w:rPr>
        <w:t xml:space="preserve"> wide (ranging between 0.1 and 1 degree). The velocity of the bar was between 5 and 20</w:t>
      </w:r>
      <w:r w:rsidR="00544E01" w:rsidRPr="009460E3">
        <w:rPr>
          <w:rFonts w:ascii="Arial" w:hAnsi="Arial" w:cs="Arial"/>
          <w:sz w:val="24"/>
          <w:szCs w:val="24"/>
        </w:rPr>
        <w:t xml:space="preserve"> </w:t>
      </w:r>
      <w:r w:rsidRPr="009460E3">
        <w:rPr>
          <w:rFonts w:ascii="Arial" w:hAnsi="Arial" w:cs="Arial"/>
          <w:sz w:val="24"/>
          <w:szCs w:val="24"/>
          <w:vertAlign w:val="superscript"/>
        </w:rPr>
        <w:t>o</w:t>
      </w:r>
      <w:r w:rsidR="0031733E" w:rsidRPr="009460E3">
        <w:rPr>
          <w:rFonts w:ascii="Arial" w:hAnsi="Arial" w:cs="Arial"/>
          <w:sz w:val="24"/>
          <w:szCs w:val="24"/>
        </w:rPr>
        <w:t>/</w:t>
      </w:r>
      <w:r w:rsidRPr="009460E3">
        <w:rPr>
          <w:rFonts w:ascii="Arial" w:hAnsi="Arial" w:cs="Arial"/>
          <w:sz w:val="24"/>
          <w:szCs w:val="24"/>
        </w:rPr>
        <w:t>second.</w:t>
      </w:r>
      <w:r w:rsidR="002448EE" w:rsidRPr="009460E3">
        <w:rPr>
          <w:rFonts w:ascii="Arial" w:hAnsi="Arial" w:cs="Arial"/>
          <w:sz w:val="24"/>
          <w:szCs w:val="24"/>
        </w:rPr>
        <w:t xml:space="preserve"> Long, thin bars were chosen as the initial stimuli to characterize ori</w:t>
      </w:r>
      <w:r w:rsidR="00864B83" w:rsidRPr="009460E3">
        <w:rPr>
          <w:rFonts w:ascii="Arial" w:hAnsi="Arial" w:cs="Arial"/>
          <w:sz w:val="24"/>
          <w:szCs w:val="24"/>
        </w:rPr>
        <w:t>entation biases in the SC as</w:t>
      </w:r>
      <w:r w:rsidR="002448EE" w:rsidRPr="009460E3">
        <w:rPr>
          <w:rFonts w:ascii="Arial" w:hAnsi="Arial" w:cs="Arial"/>
          <w:sz w:val="24"/>
          <w:szCs w:val="24"/>
        </w:rPr>
        <w:t xml:space="preserve"> bars have high spatial frequency component and retinal and geniculate neurons show</w:t>
      </w:r>
      <w:r w:rsidR="00864B83" w:rsidRPr="009460E3">
        <w:rPr>
          <w:rFonts w:ascii="Arial" w:hAnsi="Arial" w:cs="Arial"/>
          <w:sz w:val="24"/>
          <w:szCs w:val="24"/>
        </w:rPr>
        <w:t>ed</w:t>
      </w:r>
      <w:r w:rsidR="002448EE" w:rsidRPr="009460E3">
        <w:rPr>
          <w:rFonts w:ascii="Arial" w:hAnsi="Arial" w:cs="Arial"/>
          <w:sz w:val="24"/>
          <w:szCs w:val="24"/>
        </w:rPr>
        <w:t xml:space="preserve"> orientation biases at higher spatial frequencies (</w:t>
      </w:r>
      <w:proofErr w:type="spellStart"/>
      <w:r w:rsidR="002448EE" w:rsidRPr="009460E3">
        <w:rPr>
          <w:rFonts w:ascii="Arial" w:hAnsi="Arial" w:cs="Arial"/>
          <w:sz w:val="24"/>
          <w:szCs w:val="24"/>
        </w:rPr>
        <w:t>Levick</w:t>
      </w:r>
      <w:proofErr w:type="spellEnd"/>
      <w:r w:rsidR="002448EE" w:rsidRPr="009460E3">
        <w:rPr>
          <w:rFonts w:ascii="Arial" w:hAnsi="Arial" w:cs="Arial"/>
          <w:sz w:val="24"/>
          <w:szCs w:val="24"/>
        </w:rPr>
        <w:t xml:space="preserve"> and </w:t>
      </w:r>
      <w:proofErr w:type="spellStart"/>
      <w:r w:rsidR="002448EE" w:rsidRPr="009460E3">
        <w:rPr>
          <w:rFonts w:ascii="Arial" w:hAnsi="Arial" w:cs="Arial"/>
          <w:sz w:val="24"/>
          <w:szCs w:val="24"/>
        </w:rPr>
        <w:t>Thibos</w:t>
      </w:r>
      <w:proofErr w:type="spellEnd"/>
      <w:r w:rsidR="002448EE" w:rsidRPr="009460E3">
        <w:rPr>
          <w:rFonts w:ascii="Arial" w:hAnsi="Arial" w:cs="Arial"/>
          <w:sz w:val="24"/>
          <w:szCs w:val="24"/>
        </w:rPr>
        <w:t xml:space="preserve">, 1982; </w:t>
      </w:r>
      <w:proofErr w:type="spellStart"/>
      <w:r w:rsidR="002448EE" w:rsidRPr="009460E3">
        <w:rPr>
          <w:rFonts w:ascii="Arial" w:hAnsi="Arial" w:cs="Arial"/>
          <w:sz w:val="24"/>
          <w:szCs w:val="24"/>
        </w:rPr>
        <w:t>Vidyasagar</w:t>
      </w:r>
      <w:proofErr w:type="spellEnd"/>
      <w:r w:rsidR="002448EE" w:rsidRPr="009460E3">
        <w:rPr>
          <w:rFonts w:ascii="Arial" w:hAnsi="Arial" w:cs="Arial"/>
          <w:sz w:val="24"/>
          <w:szCs w:val="24"/>
        </w:rPr>
        <w:t xml:space="preserve"> and </w:t>
      </w:r>
      <w:proofErr w:type="spellStart"/>
      <w:r w:rsidR="002448EE" w:rsidRPr="009460E3">
        <w:rPr>
          <w:rFonts w:ascii="Arial" w:hAnsi="Arial" w:cs="Arial"/>
          <w:sz w:val="24"/>
          <w:szCs w:val="24"/>
        </w:rPr>
        <w:t>Urbas</w:t>
      </w:r>
      <w:proofErr w:type="spellEnd"/>
      <w:r w:rsidR="002448EE" w:rsidRPr="009460E3">
        <w:rPr>
          <w:rFonts w:ascii="Arial" w:hAnsi="Arial" w:cs="Arial"/>
          <w:sz w:val="24"/>
          <w:szCs w:val="24"/>
        </w:rPr>
        <w:t xml:space="preserve">, 1982; </w:t>
      </w:r>
      <w:proofErr w:type="spellStart"/>
      <w:r w:rsidR="002448EE" w:rsidRPr="009460E3">
        <w:rPr>
          <w:rFonts w:ascii="Arial" w:hAnsi="Arial" w:cs="Arial"/>
          <w:sz w:val="24"/>
          <w:szCs w:val="24"/>
        </w:rPr>
        <w:t>Vidyasagar</w:t>
      </w:r>
      <w:proofErr w:type="spellEnd"/>
      <w:r w:rsidR="002448EE" w:rsidRPr="009460E3">
        <w:rPr>
          <w:rFonts w:ascii="Arial" w:hAnsi="Arial" w:cs="Arial"/>
          <w:sz w:val="24"/>
          <w:szCs w:val="24"/>
        </w:rPr>
        <w:t xml:space="preserve"> and </w:t>
      </w:r>
      <w:proofErr w:type="spellStart"/>
      <w:r w:rsidR="002448EE" w:rsidRPr="009460E3">
        <w:rPr>
          <w:rFonts w:ascii="Arial" w:hAnsi="Arial" w:cs="Arial"/>
          <w:sz w:val="24"/>
          <w:szCs w:val="24"/>
        </w:rPr>
        <w:t>Heide</w:t>
      </w:r>
      <w:proofErr w:type="spellEnd"/>
      <w:r w:rsidR="002448EE" w:rsidRPr="009460E3">
        <w:rPr>
          <w:rFonts w:ascii="Arial" w:hAnsi="Arial" w:cs="Arial"/>
          <w:sz w:val="24"/>
          <w:szCs w:val="24"/>
        </w:rPr>
        <w:t>, 1984). As a r</w:t>
      </w:r>
      <w:r w:rsidR="00864B83" w:rsidRPr="009460E3">
        <w:rPr>
          <w:rFonts w:ascii="Arial" w:hAnsi="Arial" w:cs="Arial"/>
          <w:sz w:val="24"/>
          <w:szCs w:val="24"/>
        </w:rPr>
        <w:t>esult, if orientation biases were</w:t>
      </w:r>
      <w:r w:rsidR="002448EE" w:rsidRPr="009460E3">
        <w:rPr>
          <w:rFonts w:ascii="Arial" w:hAnsi="Arial" w:cs="Arial"/>
          <w:sz w:val="24"/>
          <w:szCs w:val="24"/>
        </w:rPr>
        <w:t xml:space="preserve"> present in the superior </w:t>
      </w:r>
      <w:proofErr w:type="spellStart"/>
      <w:r w:rsidR="002448EE" w:rsidRPr="009460E3">
        <w:rPr>
          <w:rFonts w:ascii="Arial" w:hAnsi="Arial" w:cs="Arial"/>
          <w:sz w:val="24"/>
          <w:szCs w:val="24"/>
        </w:rPr>
        <w:t>colliculus</w:t>
      </w:r>
      <w:proofErr w:type="spellEnd"/>
      <w:r w:rsidR="002448EE" w:rsidRPr="009460E3">
        <w:rPr>
          <w:rFonts w:ascii="Arial" w:hAnsi="Arial" w:cs="Arial"/>
          <w:sz w:val="24"/>
          <w:szCs w:val="24"/>
        </w:rPr>
        <w:t>, thin bar</w:t>
      </w:r>
      <w:r w:rsidR="00864B83" w:rsidRPr="009460E3">
        <w:rPr>
          <w:rFonts w:ascii="Arial" w:hAnsi="Arial" w:cs="Arial"/>
          <w:sz w:val="24"/>
          <w:szCs w:val="24"/>
        </w:rPr>
        <w:t>s</w:t>
      </w:r>
      <w:r w:rsidR="002448EE" w:rsidRPr="009460E3">
        <w:rPr>
          <w:rFonts w:ascii="Arial" w:hAnsi="Arial" w:cs="Arial"/>
          <w:sz w:val="24"/>
          <w:szCs w:val="24"/>
        </w:rPr>
        <w:t xml:space="preserve"> have the best chance of eliciting oriented responses. </w:t>
      </w:r>
      <w:r w:rsidR="002D27C7" w:rsidRPr="009460E3">
        <w:rPr>
          <w:rFonts w:ascii="Arial" w:hAnsi="Arial" w:cs="Arial"/>
          <w:sz w:val="24"/>
          <w:szCs w:val="24"/>
        </w:rPr>
        <w:t xml:space="preserve">As a result, the </w:t>
      </w:r>
      <w:proofErr w:type="gramStart"/>
      <w:r w:rsidR="002D27C7" w:rsidRPr="009460E3">
        <w:rPr>
          <w:rFonts w:ascii="Arial" w:hAnsi="Arial" w:cs="Arial"/>
          <w:sz w:val="24"/>
          <w:szCs w:val="24"/>
        </w:rPr>
        <w:t>width of the bars were</w:t>
      </w:r>
      <w:proofErr w:type="gramEnd"/>
      <w:r w:rsidR="002D27C7" w:rsidRPr="009460E3">
        <w:rPr>
          <w:rFonts w:ascii="Arial" w:hAnsi="Arial" w:cs="Arial"/>
          <w:sz w:val="24"/>
          <w:szCs w:val="24"/>
        </w:rPr>
        <w:t xml:space="preserve"> usually reduced until an oriented response was observed. Where the thinnest bar we presented did not elicit an oriented response during the experiment, the neuron was classified as </w:t>
      </w:r>
      <w:proofErr w:type="spellStart"/>
      <w:r w:rsidR="002D27C7" w:rsidRPr="009460E3">
        <w:rPr>
          <w:rFonts w:ascii="Arial" w:hAnsi="Arial" w:cs="Arial"/>
          <w:sz w:val="24"/>
          <w:szCs w:val="24"/>
        </w:rPr>
        <w:t>unoriented</w:t>
      </w:r>
      <w:proofErr w:type="spellEnd"/>
      <w:r w:rsidR="002D27C7" w:rsidRPr="009460E3">
        <w:rPr>
          <w:rFonts w:ascii="Arial" w:hAnsi="Arial" w:cs="Arial"/>
          <w:sz w:val="24"/>
          <w:szCs w:val="24"/>
        </w:rPr>
        <w:t>.</w:t>
      </w:r>
    </w:p>
    <w:p w14:paraId="53446CA4" w14:textId="5C894AA4" w:rsidR="00977414" w:rsidRPr="009460E3" w:rsidRDefault="00977414" w:rsidP="0045171C">
      <w:pPr>
        <w:spacing w:line="480" w:lineRule="auto"/>
        <w:rPr>
          <w:rFonts w:ascii="Arial" w:hAnsi="Arial" w:cs="Arial"/>
          <w:sz w:val="24"/>
          <w:szCs w:val="24"/>
        </w:rPr>
      </w:pPr>
      <w:proofErr w:type="spellStart"/>
      <w:r w:rsidRPr="009460E3">
        <w:rPr>
          <w:rFonts w:ascii="Arial" w:hAnsi="Arial" w:cs="Arial"/>
          <w:sz w:val="24"/>
          <w:szCs w:val="24"/>
        </w:rPr>
        <w:t>Peri</w:t>
      </w:r>
      <w:proofErr w:type="spellEnd"/>
      <w:r w:rsidRPr="009460E3">
        <w:rPr>
          <w:rFonts w:ascii="Arial" w:hAnsi="Arial" w:cs="Arial"/>
          <w:sz w:val="24"/>
          <w:szCs w:val="24"/>
        </w:rPr>
        <w:t>-stimulus-time-histograms (</w:t>
      </w:r>
      <w:r w:rsidR="00F22813" w:rsidRPr="009460E3">
        <w:rPr>
          <w:rFonts w:ascii="Arial" w:hAnsi="Arial" w:cs="Arial"/>
          <w:sz w:val="24"/>
          <w:szCs w:val="24"/>
        </w:rPr>
        <w:t xml:space="preserve">20 </w:t>
      </w:r>
      <w:proofErr w:type="spellStart"/>
      <w:r w:rsidR="00F22813" w:rsidRPr="009460E3">
        <w:rPr>
          <w:rFonts w:ascii="Arial" w:hAnsi="Arial" w:cs="Arial"/>
          <w:sz w:val="24"/>
          <w:szCs w:val="24"/>
        </w:rPr>
        <w:t>ms</w:t>
      </w:r>
      <w:proofErr w:type="spellEnd"/>
      <w:r w:rsidR="00F22813" w:rsidRPr="009460E3">
        <w:rPr>
          <w:rFonts w:ascii="Arial" w:hAnsi="Arial" w:cs="Arial"/>
          <w:sz w:val="24"/>
          <w:szCs w:val="24"/>
        </w:rPr>
        <w:t xml:space="preserve"> bin-width; </w:t>
      </w:r>
      <w:r w:rsidRPr="009460E3">
        <w:rPr>
          <w:rFonts w:ascii="Arial" w:hAnsi="Arial" w:cs="Arial"/>
          <w:sz w:val="24"/>
          <w:szCs w:val="24"/>
        </w:rPr>
        <w:t>PSTHs) were genera</w:t>
      </w:r>
      <w:r w:rsidR="00544E01" w:rsidRPr="009460E3">
        <w:rPr>
          <w:rFonts w:ascii="Arial" w:hAnsi="Arial" w:cs="Arial"/>
          <w:sz w:val="24"/>
          <w:szCs w:val="24"/>
        </w:rPr>
        <w:t xml:space="preserve">ted using the spike 2 </w:t>
      </w:r>
      <w:r w:rsidRPr="009460E3">
        <w:rPr>
          <w:rFonts w:ascii="Arial" w:hAnsi="Arial" w:cs="Arial"/>
          <w:sz w:val="24"/>
          <w:szCs w:val="24"/>
        </w:rPr>
        <w:t>software</w:t>
      </w:r>
      <w:r w:rsidR="00544E01" w:rsidRPr="009460E3">
        <w:rPr>
          <w:rFonts w:ascii="Arial" w:hAnsi="Arial" w:cs="Arial"/>
          <w:sz w:val="24"/>
          <w:szCs w:val="24"/>
        </w:rPr>
        <w:t xml:space="preserve"> for online analysis</w:t>
      </w:r>
      <w:r w:rsidRPr="009460E3">
        <w:rPr>
          <w:rFonts w:ascii="Arial" w:hAnsi="Arial" w:cs="Arial"/>
          <w:sz w:val="24"/>
          <w:szCs w:val="24"/>
        </w:rPr>
        <w:t xml:space="preserve">. Based on the PSTHs generated following the presentation of the bar, the optimum orientation of the bar was determined as the </w:t>
      </w:r>
      <w:r w:rsidRPr="009460E3">
        <w:rPr>
          <w:rFonts w:ascii="Arial" w:hAnsi="Arial" w:cs="Arial"/>
          <w:sz w:val="24"/>
          <w:szCs w:val="24"/>
        </w:rPr>
        <w:lastRenderedPageBreak/>
        <w:t>orientation that gave the maximum response. This orientation was used for further testing.</w:t>
      </w:r>
    </w:p>
    <w:p w14:paraId="66285704" w14:textId="57164D8F" w:rsidR="00F22813" w:rsidRPr="009460E3" w:rsidRDefault="00977414" w:rsidP="0045171C">
      <w:pPr>
        <w:spacing w:line="480" w:lineRule="auto"/>
        <w:rPr>
          <w:rFonts w:ascii="Arial" w:hAnsi="Arial" w:cs="Arial"/>
          <w:sz w:val="24"/>
          <w:szCs w:val="24"/>
        </w:rPr>
      </w:pPr>
      <w:r w:rsidRPr="009460E3">
        <w:rPr>
          <w:rFonts w:ascii="Arial" w:hAnsi="Arial" w:cs="Arial"/>
          <w:sz w:val="24"/>
          <w:szCs w:val="24"/>
        </w:rPr>
        <w:t>The spatial frequency response</w:t>
      </w:r>
      <w:r w:rsidR="00D426B8" w:rsidRPr="009460E3">
        <w:rPr>
          <w:rFonts w:ascii="Arial" w:hAnsi="Arial" w:cs="Arial"/>
          <w:sz w:val="24"/>
          <w:szCs w:val="24"/>
        </w:rPr>
        <w:t>s</w:t>
      </w:r>
      <w:r w:rsidRPr="009460E3">
        <w:rPr>
          <w:rFonts w:ascii="Arial" w:hAnsi="Arial" w:cs="Arial"/>
          <w:sz w:val="24"/>
          <w:szCs w:val="24"/>
        </w:rPr>
        <w:t xml:space="preserve"> to gratings </w:t>
      </w:r>
      <w:r w:rsidR="0031733E" w:rsidRPr="009460E3">
        <w:rPr>
          <w:rFonts w:ascii="Arial" w:hAnsi="Arial" w:cs="Arial"/>
          <w:sz w:val="24"/>
          <w:szCs w:val="24"/>
        </w:rPr>
        <w:t>w</w:t>
      </w:r>
      <w:r w:rsidR="00D426B8" w:rsidRPr="009460E3">
        <w:rPr>
          <w:rFonts w:ascii="Arial" w:hAnsi="Arial" w:cs="Arial"/>
          <w:sz w:val="24"/>
          <w:szCs w:val="24"/>
        </w:rPr>
        <w:t>ere</w:t>
      </w:r>
      <w:r w:rsidR="0031733E" w:rsidRPr="009460E3">
        <w:rPr>
          <w:rFonts w:ascii="Arial" w:hAnsi="Arial" w:cs="Arial"/>
          <w:sz w:val="24"/>
          <w:szCs w:val="24"/>
        </w:rPr>
        <w:t xml:space="preserve"> </w:t>
      </w:r>
      <w:r w:rsidRPr="009460E3">
        <w:rPr>
          <w:rFonts w:ascii="Arial" w:hAnsi="Arial" w:cs="Arial"/>
          <w:sz w:val="24"/>
          <w:szCs w:val="24"/>
        </w:rPr>
        <w:t xml:space="preserve">then measured. The animals were presented </w:t>
      </w:r>
      <w:r w:rsidR="00D426B8" w:rsidRPr="009460E3">
        <w:rPr>
          <w:rFonts w:ascii="Arial" w:hAnsi="Arial" w:cs="Arial"/>
          <w:sz w:val="24"/>
          <w:szCs w:val="24"/>
        </w:rPr>
        <w:t>with drifting sine-wave grating</w:t>
      </w:r>
      <w:r w:rsidRPr="009460E3">
        <w:rPr>
          <w:rFonts w:ascii="Arial" w:hAnsi="Arial" w:cs="Arial"/>
          <w:sz w:val="24"/>
          <w:szCs w:val="24"/>
        </w:rPr>
        <w:t>s</w:t>
      </w:r>
      <w:r w:rsidR="00D426B8" w:rsidRPr="009460E3">
        <w:rPr>
          <w:rFonts w:ascii="Arial" w:hAnsi="Arial" w:cs="Arial"/>
          <w:sz w:val="24"/>
          <w:szCs w:val="24"/>
        </w:rPr>
        <w:t xml:space="preserve"> (Temporal Frequency= 4Hz</w:t>
      </w:r>
      <w:r w:rsidR="00F22813" w:rsidRPr="009460E3">
        <w:rPr>
          <w:rFonts w:ascii="Arial" w:hAnsi="Arial" w:cs="Arial"/>
          <w:sz w:val="24"/>
          <w:szCs w:val="24"/>
        </w:rPr>
        <w:t>; Contrast=100%</w:t>
      </w:r>
      <w:r w:rsidR="00D426B8" w:rsidRPr="009460E3">
        <w:rPr>
          <w:rFonts w:ascii="Arial" w:hAnsi="Arial" w:cs="Arial"/>
          <w:sz w:val="24"/>
          <w:szCs w:val="24"/>
        </w:rPr>
        <w:t>)</w:t>
      </w:r>
      <w:r w:rsidRPr="009460E3">
        <w:rPr>
          <w:rFonts w:ascii="Arial" w:hAnsi="Arial" w:cs="Arial"/>
          <w:sz w:val="24"/>
          <w:szCs w:val="24"/>
        </w:rPr>
        <w:t xml:space="preserve"> of varying spatial frequencies</w:t>
      </w:r>
      <w:r w:rsidR="00D426B8" w:rsidRPr="009460E3">
        <w:rPr>
          <w:rFonts w:ascii="Arial" w:hAnsi="Arial" w:cs="Arial"/>
          <w:sz w:val="24"/>
          <w:szCs w:val="24"/>
        </w:rPr>
        <w:t xml:space="preserve"> </w:t>
      </w:r>
      <w:r w:rsidR="00544E01" w:rsidRPr="009460E3">
        <w:rPr>
          <w:rFonts w:ascii="Arial" w:hAnsi="Arial" w:cs="Arial"/>
          <w:sz w:val="24"/>
          <w:szCs w:val="24"/>
        </w:rPr>
        <w:t xml:space="preserve">(SF; </w:t>
      </w:r>
      <w:r w:rsidR="00D426B8" w:rsidRPr="009460E3">
        <w:rPr>
          <w:rFonts w:ascii="Arial" w:hAnsi="Arial" w:cs="Arial"/>
          <w:sz w:val="24"/>
          <w:szCs w:val="24"/>
        </w:rPr>
        <w:t>SF between</w:t>
      </w:r>
      <w:r w:rsidRPr="009460E3">
        <w:rPr>
          <w:rFonts w:ascii="Arial" w:hAnsi="Arial" w:cs="Arial"/>
          <w:sz w:val="24"/>
          <w:szCs w:val="24"/>
        </w:rPr>
        <w:t xml:space="preserve"> 0 c</w:t>
      </w:r>
      <w:r w:rsidR="00D426B8" w:rsidRPr="009460E3">
        <w:rPr>
          <w:rFonts w:ascii="Arial" w:hAnsi="Arial" w:cs="Arial"/>
          <w:sz w:val="24"/>
          <w:szCs w:val="24"/>
        </w:rPr>
        <w:t>ycles per degree (</w:t>
      </w:r>
      <w:proofErr w:type="spellStart"/>
      <w:r w:rsidR="00D426B8" w:rsidRPr="009460E3">
        <w:rPr>
          <w:rFonts w:ascii="Arial" w:hAnsi="Arial" w:cs="Arial"/>
          <w:sz w:val="24"/>
          <w:szCs w:val="24"/>
        </w:rPr>
        <w:t>cpd</w:t>
      </w:r>
      <w:proofErr w:type="spellEnd"/>
      <w:r w:rsidR="00D426B8" w:rsidRPr="009460E3">
        <w:rPr>
          <w:rFonts w:ascii="Arial" w:hAnsi="Arial" w:cs="Arial"/>
          <w:sz w:val="24"/>
          <w:szCs w:val="24"/>
        </w:rPr>
        <w:t>)</w:t>
      </w:r>
      <w:r w:rsidRPr="009460E3">
        <w:rPr>
          <w:rFonts w:ascii="Arial" w:hAnsi="Arial" w:cs="Arial"/>
          <w:sz w:val="24"/>
          <w:szCs w:val="24"/>
        </w:rPr>
        <w:t xml:space="preserve"> to 2 </w:t>
      </w:r>
      <w:proofErr w:type="spellStart"/>
      <w:r w:rsidRPr="009460E3">
        <w:rPr>
          <w:rFonts w:ascii="Arial" w:hAnsi="Arial" w:cs="Arial"/>
          <w:sz w:val="24"/>
          <w:szCs w:val="24"/>
        </w:rPr>
        <w:t>cpd</w:t>
      </w:r>
      <w:proofErr w:type="spellEnd"/>
      <w:r w:rsidRPr="009460E3">
        <w:rPr>
          <w:rFonts w:ascii="Arial" w:hAnsi="Arial" w:cs="Arial"/>
          <w:sz w:val="24"/>
          <w:szCs w:val="24"/>
        </w:rPr>
        <w:t xml:space="preserve">) at </w:t>
      </w:r>
      <w:proofErr w:type="spellStart"/>
      <w:r w:rsidR="00D426B8" w:rsidRPr="009460E3">
        <w:rPr>
          <w:rFonts w:ascii="Arial" w:hAnsi="Arial" w:cs="Arial"/>
          <w:sz w:val="24"/>
          <w:szCs w:val="24"/>
        </w:rPr>
        <w:t>atleast</w:t>
      </w:r>
      <w:proofErr w:type="spellEnd"/>
      <w:r w:rsidR="00D426B8" w:rsidRPr="009460E3">
        <w:rPr>
          <w:rFonts w:ascii="Arial" w:hAnsi="Arial" w:cs="Arial"/>
          <w:sz w:val="24"/>
          <w:szCs w:val="24"/>
        </w:rPr>
        <w:t xml:space="preserve"> two</w:t>
      </w:r>
      <w:r w:rsidRPr="009460E3">
        <w:rPr>
          <w:rFonts w:ascii="Arial" w:hAnsi="Arial" w:cs="Arial"/>
          <w:sz w:val="24"/>
          <w:szCs w:val="24"/>
        </w:rPr>
        <w:t xml:space="preserve"> different orientations (optimum, optimum + 90</w:t>
      </w:r>
      <w:r w:rsidRPr="009460E3">
        <w:rPr>
          <w:rFonts w:ascii="Arial" w:hAnsi="Arial" w:cs="Arial"/>
          <w:sz w:val="24"/>
          <w:szCs w:val="24"/>
          <w:vertAlign w:val="superscript"/>
        </w:rPr>
        <w:t>o</w:t>
      </w:r>
      <w:r w:rsidR="00D426B8" w:rsidRPr="009460E3">
        <w:rPr>
          <w:rFonts w:ascii="Arial" w:hAnsi="Arial" w:cs="Arial"/>
          <w:sz w:val="24"/>
          <w:szCs w:val="24"/>
        </w:rPr>
        <w:t xml:space="preserve">). Where we could perform stable recordings, </w:t>
      </w:r>
      <w:r w:rsidR="00544E01" w:rsidRPr="009460E3">
        <w:rPr>
          <w:rFonts w:ascii="Arial" w:hAnsi="Arial" w:cs="Arial"/>
          <w:sz w:val="24"/>
          <w:szCs w:val="24"/>
        </w:rPr>
        <w:t>SF</w:t>
      </w:r>
      <w:r w:rsidR="00D426B8" w:rsidRPr="009460E3">
        <w:rPr>
          <w:rFonts w:ascii="Arial" w:hAnsi="Arial" w:cs="Arial"/>
          <w:sz w:val="24"/>
          <w:szCs w:val="24"/>
        </w:rPr>
        <w:t xml:space="preserve"> responses at two more orientations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 optimum-45</w:t>
      </w:r>
      <w:r w:rsidR="00D426B8" w:rsidRPr="009460E3">
        <w:rPr>
          <w:rFonts w:ascii="Arial" w:hAnsi="Arial" w:cs="Arial"/>
          <w:sz w:val="24"/>
          <w:szCs w:val="24"/>
          <w:vertAlign w:val="superscript"/>
        </w:rPr>
        <w:t xml:space="preserve"> o</w:t>
      </w:r>
      <w:r w:rsidR="00D426B8" w:rsidRPr="009460E3">
        <w:rPr>
          <w:rFonts w:ascii="Arial" w:hAnsi="Arial" w:cs="Arial"/>
          <w:sz w:val="24"/>
          <w:szCs w:val="24"/>
        </w:rPr>
        <w:t>)</w:t>
      </w:r>
      <w:r w:rsidR="00544E01" w:rsidRPr="009460E3">
        <w:rPr>
          <w:rFonts w:ascii="Arial" w:hAnsi="Arial" w:cs="Arial"/>
          <w:sz w:val="24"/>
          <w:szCs w:val="24"/>
        </w:rPr>
        <w:t xml:space="preserve"> were also</w:t>
      </w:r>
      <w:r w:rsidR="00D426B8" w:rsidRPr="009460E3">
        <w:rPr>
          <w:rFonts w:ascii="Arial" w:hAnsi="Arial" w:cs="Arial"/>
          <w:sz w:val="24"/>
          <w:szCs w:val="24"/>
        </w:rPr>
        <w:t xml:space="preserve"> collected.</w:t>
      </w:r>
      <w:r w:rsidRPr="009460E3">
        <w:rPr>
          <w:rFonts w:ascii="Arial" w:hAnsi="Arial" w:cs="Arial"/>
          <w:sz w:val="24"/>
          <w:szCs w:val="24"/>
        </w:rPr>
        <w:t xml:space="preserve"> </w:t>
      </w:r>
    </w:p>
    <w:p w14:paraId="6AB506DA" w14:textId="059B4FEC" w:rsidR="00D426B8" w:rsidRPr="009460E3" w:rsidRDefault="00977414" w:rsidP="0045171C">
      <w:pPr>
        <w:spacing w:line="480" w:lineRule="auto"/>
        <w:rPr>
          <w:rFonts w:ascii="Arial" w:hAnsi="Arial" w:cs="Arial"/>
          <w:b/>
          <w:sz w:val="24"/>
          <w:szCs w:val="24"/>
        </w:rPr>
      </w:pPr>
      <w:r w:rsidRPr="009460E3">
        <w:rPr>
          <w:rFonts w:ascii="Arial" w:hAnsi="Arial" w:cs="Arial"/>
          <w:b/>
          <w:sz w:val="24"/>
          <w:szCs w:val="24"/>
        </w:rPr>
        <w:t>Data Analysis</w:t>
      </w:r>
    </w:p>
    <w:p w14:paraId="6F34436C" w14:textId="4D17E313"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Regardless of the stimulus presented, the following analysis was performed on the extracellular trace before any specific analysis</w:t>
      </w:r>
      <w:r w:rsidR="00544E01" w:rsidRPr="009460E3">
        <w:rPr>
          <w:rFonts w:ascii="Arial" w:hAnsi="Arial" w:cs="Arial"/>
          <w:sz w:val="24"/>
          <w:szCs w:val="24"/>
        </w:rPr>
        <w:t xml:space="preserve"> was undertaken</w:t>
      </w:r>
      <w:r w:rsidRPr="009460E3">
        <w:rPr>
          <w:rFonts w:ascii="Arial" w:hAnsi="Arial" w:cs="Arial"/>
          <w:sz w:val="24"/>
          <w:szCs w:val="24"/>
        </w:rPr>
        <w:t xml:space="preserve">. Spikes were </w:t>
      </w:r>
      <w:proofErr w:type="spellStart"/>
      <w:r w:rsidRPr="009460E3">
        <w:rPr>
          <w:rFonts w:ascii="Arial" w:hAnsi="Arial" w:cs="Arial"/>
          <w:sz w:val="24"/>
          <w:szCs w:val="24"/>
        </w:rPr>
        <w:t>templated</w:t>
      </w:r>
      <w:proofErr w:type="spellEnd"/>
      <w:r w:rsidRPr="009460E3">
        <w:rPr>
          <w:rFonts w:ascii="Arial" w:hAnsi="Arial" w:cs="Arial"/>
          <w:sz w:val="24"/>
          <w:szCs w:val="24"/>
        </w:rPr>
        <w:t xml:space="preserve"> </w:t>
      </w:r>
      <w:r w:rsidR="00544E01" w:rsidRPr="009460E3">
        <w:rPr>
          <w:rFonts w:ascii="Arial" w:hAnsi="Arial" w:cs="Arial"/>
          <w:sz w:val="24"/>
          <w:szCs w:val="24"/>
        </w:rPr>
        <w:t>and</w:t>
      </w:r>
      <w:r w:rsidRPr="009460E3">
        <w:rPr>
          <w:rFonts w:ascii="Arial" w:hAnsi="Arial" w:cs="Arial"/>
          <w:sz w:val="24"/>
          <w:szCs w:val="24"/>
        </w:rPr>
        <w:t xml:space="preserve"> </w:t>
      </w:r>
      <w:r w:rsidR="00544E01" w:rsidRPr="009460E3">
        <w:rPr>
          <w:rFonts w:ascii="Arial" w:hAnsi="Arial" w:cs="Arial"/>
          <w:sz w:val="24"/>
          <w:szCs w:val="24"/>
        </w:rPr>
        <w:t>t</w:t>
      </w:r>
      <w:r w:rsidRPr="009460E3">
        <w:rPr>
          <w:rFonts w:ascii="Arial" w:hAnsi="Arial" w:cs="Arial"/>
          <w:sz w:val="24"/>
          <w:szCs w:val="24"/>
        </w:rPr>
        <w:t>he spike time and stimulus marker</w:t>
      </w:r>
      <w:r w:rsidR="00544E01" w:rsidRPr="009460E3">
        <w:rPr>
          <w:rFonts w:ascii="Arial" w:hAnsi="Arial" w:cs="Arial"/>
          <w:sz w:val="24"/>
          <w:szCs w:val="24"/>
        </w:rPr>
        <w:t>s</w:t>
      </w:r>
      <w:r w:rsidRPr="009460E3">
        <w:rPr>
          <w:rFonts w:ascii="Arial" w:hAnsi="Arial" w:cs="Arial"/>
          <w:sz w:val="24"/>
          <w:szCs w:val="24"/>
        </w:rPr>
        <w:t xml:space="preserve"> </w:t>
      </w:r>
      <w:r w:rsidR="0031733E" w:rsidRPr="009460E3">
        <w:rPr>
          <w:rFonts w:ascii="Arial" w:hAnsi="Arial" w:cs="Arial"/>
          <w:sz w:val="24"/>
          <w:szCs w:val="24"/>
        </w:rPr>
        <w:t xml:space="preserve">were </w:t>
      </w:r>
      <w:r w:rsidRPr="009460E3">
        <w:rPr>
          <w:rFonts w:ascii="Arial" w:hAnsi="Arial" w:cs="Arial"/>
          <w:sz w:val="24"/>
          <w:szCs w:val="24"/>
        </w:rPr>
        <w:t xml:space="preserve">exported into text files. </w:t>
      </w:r>
      <w:r w:rsidR="00250279" w:rsidRPr="009460E3">
        <w:rPr>
          <w:rFonts w:ascii="Arial" w:hAnsi="Arial" w:cs="Arial"/>
          <w:sz w:val="24"/>
          <w:szCs w:val="24"/>
        </w:rPr>
        <w:t>Using custom scripts in MATLAB,</w:t>
      </w:r>
      <w:r w:rsidRPr="009460E3">
        <w:rPr>
          <w:rFonts w:ascii="Arial" w:hAnsi="Arial" w:cs="Arial"/>
          <w:sz w:val="24"/>
          <w:szCs w:val="24"/>
        </w:rPr>
        <w:t xml:space="preserve"> </w:t>
      </w:r>
      <w:r w:rsidR="00F22813" w:rsidRPr="009460E3">
        <w:rPr>
          <w:rFonts w:ascii="Arial" w:hAnsi="Arial" w:cs="Arial"/>
          <w:sz w:val="24"/>
          <w:szCs w:val="24"/>
        </w:rPr>
        <w:t>PSTHs</w:t>
      </w:r>
      <w:r w:rsidRPr="009460E3">
        <w:rPr>
          <w:rFonts w:ascii="Arial" w:hAnsi="Arial" w:cs="Arial"/>
          <w:sz w:val="24"/>
          <w:szCs w:val="24"/>
        </w:rPr>
        <w:t xml:space="preserve"> </w:t>
      </w:r>
      <w:r w:rsidR="00F22813" w:rsidRPr="009460E3">
        <w:rPr>
          <w:rFonts w:ascii="Arial" w:hAnsi="Arial" w:cs="Arial"/>
          <w:sz w:val="24"/>
          <w:szCs w:val="24"/>
        </w:rPr>
        <w:t xml:space="preserve">(bin-width= 20ms) </w:t>
      </w:r>
      <w:r w:rsidRPr="009460E3">
        <w:rPr>
          <w:rFonts w:ascii="Arial" w:hAnsi="Arial" w:cs="Arial"/>
          <w:sz w:val="24"/>
          <w:szCs w:val="24"/>
        </w:rPr>
        <w:t>were constructed for each of the stimulus conditions.</w:t>
      </w:r>
      <w:r w:rsidR="00F22813" w:rsidRPr="009460E3">
        <w:rPr>
          <w:rFonts w:ascii="Arial" w:hAnsi="Arial" w:cs="Arial"/>
          <w:sz w:val="24"/>
          <w:szCs w:val="24"/>
        </w:rPr>
        <w:t xml:space="preserve"> </w:t>
      </w:r>
      <w:r w:rsidRPr="009460E3">
        <w:rPr>
          <w:rFonts w:ascii="Arial" w:hAnsi="Arial" w:cs="Arial"/>
          <w:sz w:val="24"/>
          <w:szCs w:val="24"/>
        </w:rPr>
        <w:t xml:space="preserve"> Spike density functions were created using a </w:t>
      </w:r>
      <w:r w:rsidR="00544E01" w:rsidRPr="009460E3">
        <w:rPr>
          <w:rFonts w:ascii="Arial" w:hAnsi="Arial" w:cs="Arial"/>
          <w:sz w:val="24"/>
          <w:szCs w:val="24"/>
        </w:rPr>
        <w:t xml:space="preserve">moving Gaussian envelope with </w:t>
      </w:r>
      <w:r w:rsidR="00F22813" w:rsidRPr="009460E3">
        <w:rPr>
          <w:rFonts w:ascii="Arial" w:hAnsi="Arial" w:cs="Arial"/>
          <w:sz w:val="24"/>
          <w:szCs w:val="24"/>
        </w:rPr>
        <w:t xml:space="preserve">σ of 60 </w:t>
      </w:r>
      <w:proofErr w:type="spellStart"/>
      <w:r w:rsidR="00F22813" w:rsidRPr="009460E3">
        <w:rPr>
          <w:rFonts w:ascii="Arial" w:hAnsi="Arial" w:cs="Arial"/>
          <w:sz w:val="24"/>
          <w:szCs w:val="24"/>
        </w:rPr>
        <w:t>ms</w:t>
      </w:r>
      <w:proofErr w:type="spellEnd"/>
      <w:r w:rsidR="00F22813" w:rsidRPr="009460E3">
        <w:rPr>
          <w:rFonts w:ascii="Arial" w:hAnsi="Arial" w:cs="Arial"/>
          <w:sz w:val="24"/>
          <w:szCs w:val="24"/>
        </w:rPr>
        <w:t xml:space="preserve"> (3 bins).</w:t>
      </w:r>
      <w:r w:rsidRPr="009460E3">
        <w:rPr>
          <w:rFonts w:ascii="Arial" w:hAnsi="Arial" w:cs="Arial"/>
          <w:sz w:val="24"/>
          <w:szCs w:val="24"/>
        </w:rPr>
        <w:t xml:space="preserve"> This SDF was used for further analysis.</w:t>
      </w:r>
    </w:p>
    <w:p w14:paraId="1D4CD4B3" w14:textId="08211D02" w:rsidR="00D426B8" w:rsidRPr="009460E3" w:rsidRDefault="00D426B8" w:rsidP="0045171C">
      <w:pPr>
        <w:spacing w:line="480" w:lineRule="auto"/>
        <w:rPr>
          <w:rFonts w:ascii="Arial" w:hAnsi="Arial" w:cs="Arial"/>
          <w:sz w:val="24"/>
          <w:szCs w:val="24"/>
          <w:u w:val="single"/>
        </w:rPr>
      </w:pPr>
      <w:r w:rsidRPr="009460E3">
        <w:rPr>
          <w:rFonts w:ascii="Arial" w:hAnsi="Arial" w:cs="Arial"/>
          <w:sz w:val="24"/>
          <w:szCs w:val="24"/>
          <w:u w:val="single"/>
        </w:rPr>
        <w:t>Analysis of Bar Stimuli</w:t>
      </w:r>
    </w:p>
    <w:p w14:paraId="2C22E928" w14:textId="58977256"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For orientation tuning recorded using a bar, the peak response in the SDF for each direction </w:t>
      </w:r>
      <w:r w:rsidR="00544E01" w:rsidRPr="009460E3">
        <w:rPr>
          <w:rFonts w:ascii="Arial" w:hAnsi="Arial" w:cs="Arial"/>
          <w:sz w:val="24"/>
          <w:szCs w:val="24"/>
        </w:rPr>
        <w:t xml:space="preserve">of movement </w:t>
      </w:r>
      <w:r w:rsidRPr="009460E3">
        <w:rPr>
          <w:rFonts w:ascii="Arial" w:hAnsi="Arial" w:cs="Arial"/>
          <w:sz w:val="24"/>
          <w:szCs w:val="24"/>
        </w:rPr>
        <w:t>was plotted on a polar diagram. The circular variance (CV</w:t>
      </w:r>
      <w:r w:rsidR="0028241C" w:rsidRPr="009460E3">
        <w:rPr>
          <w:rFonts w:ascii="Arial" w:hAnsi="Arial" w:cs="Arial"/>
          <w:sz w:val="24"/>
          <w:szCs w:val="24"/>
        </w:rPr>
        <w:t xml:space="preserve">; </w:t>
      </w:r>
      <w:proofErr w:type="spellStart"/>
      <w:r w:rsidR="0028241C" w:rsidRPr="009460E3">
        <w:rPr>
          <w:rFonts w:ascii="Arial" w:hAnsi="Arial" w:cs="Arial"/>
          <w:sz w:val="24"/>
          <w:szCs w:val="24"/>
        </w:rPr>
        <w:t>Ringach</w:t>
      </w:r>
      <w:proofErr w:type="spellEnd"/>
      <w:r w:rsidR="0028241C" w:rsidRPr="009460E3">
        <w:rPr>
          <w:rFonts w:ascii="Arial" w:hAnsi="Arial" w:cs="Arial"/>
          <w:sz w:val="24"/>
          <w:szCs w:val="24"/>
        </w:rPr>
        <w:t xml:space="preserve"> et al., 2002</w:t>
      </w:r>
      <w:r w:rsidRPr="009460E3">
        <w:rPr>
          <w:rFonts w:ascii="Arial" w:hAnsi="Arial" w:cs="Arial"/>
          <w:sz w:val="24"/>
          <w:szCs w:val="24"/>
        </w:rPr>
        <w:t xml:space="preserve">) and the orientation </w:t>
      </w:r>
      <w:r w:rsidR="001E0BCB" w:rsidRPr="009460E3">
        <w:rPr>
          <w:rFonts w:ascii="Arial" w:hAnsi="Arial" w:cs="Arial"/>
          <w:sz w:val="24"/>
          <w:szCs w:val="24"/>
        </w:rPr>
        <w:t>bias</w:t>
      </w:r>
      <w:r w:rsidR="00250279" w:rsidRPr="009460E3">
        <w:rPr>
          <w:rFonts w:ascii="Arial" w:hAnsi="Arial" w:cs="Arial"/>
          <w:sz w:val="24"/>
          <w:szCs w:val="24"/>
        </w:rPr>
        <w:t xml:space="preserve"> </w:t>
      </w:r>
      <w:r w:rsidR="001E0BCB" w:rsidRPr="009460E3">
        <w:rPr>
          <w:rFonts w:ascii="Arial" w:hAnsi="Arial" w:cs="Arial"/>
          <w:sz w:val="24"/>
          <w:szCs w:val="24"/>
        </w:rPr>
        <w:t>(bias</w:t>
      </w:r>
      <w:r w:rsidR="00250279" w:rsidRPr="009460E3">
        <w:rPr>
          <w:rFonts w:ascii="Arial" w:hAnsi="Arial" w:cs="Arial"/>
          <w:sz w:val="24"/>
          <w:szCs w:val="24"/>
        </w:rPr>
        <w:t xml:space="preserve">, </w:t>
      </w:r>
      <w:proofErr w:type="spellStart"/>
      <w:r w:rsidR="00250279" w:rsidRPr="009460E3">
        <w:rPr>
          <w:rFonts w:ascii="Arial" w:hAnsi="Arial" w:cs="Arial"/>
          <w:sz w:val="24"/>
          <w:szCs w:val="24"/>
        </w:rPr>
        <w:t>Vidyasagar</w:t>
      </w:r>
      <w:proofErr w:type="spellEnd"/>
      <w:r w:rsidR="00250279" w:rsidRPr="009460E3">
        <w:rPr>
          <w:rFonts w:ascii="Arial" w:hAnsi="Arial" w:cs="Arial"/>
          <w:sz w:val="24"/>
          <w:szCs w:val="24"/>
        </w:rPr>
        <w:t xml:space="preserve"> &amp; </w:t>
      </w:r>
      <w:proofErr w:type="spellStart"/>
      <w:r w:rsidR="00250279" w:rsidRPr="009460E3">
        <w:rPr>
          <w:rFonts w:ascii="Arial" w:hAnsi="Arial" w:cs="Arial"/>
          <w:sz w:val="24"/>
          <w:szCs w:val="24"/>
        </w:rPr>
        <w:t>Urbas</w:t>
      </w:r>
      <w:proofErr w:type="spellEnd"/>
      <w:r w:rsidR="00250279" w:rsidRPr="009460E3">
        <w:rPr>
          <w:rFonts w:ascii="Arial" w:hAnsi="Arial" w:cs="Arial"/>
          <w:sz w:val="24"/>
          <w:szCs w:val="24"/>
        </w:rPr>
        <w:t>, 1982</w:t>
      </w:r>
      <w:r w:rsidRPr="009460E3">
        <w:rPr>
          <w:rFonts w:ascii="Arial" w:hAnsi="Arial" w:cs="Arial"/>
          <w:sz w:val="24"/>
          <w:szCs w:val="24"/>
        </w:rPr>
        <w:t>) were also calculated as follows:</w:t>
      </w:r>
    </w:p>
    <w:p w14:paraId="003E5915" w14:textId="12352308" w:rsidR="002D4C2D" w:rsidRPr="009460E3" w:rsidRDefault="00977414" w:rsidP="0045171C">
      <w:pPr>
        <w:spacing w:line="480" w:lineRule="auto"/>
        <w:rPr>
          <w:rFonts w:ascii="Arial" w:hAnsi="Arial" w:cs="Arial"/>
          <w:sz w:val="24"/>
          <w:szCs w:val="24"/>
        </w:rPr>
      </w:pPr>
      <w:r w:rsidRPr="009460E3">
        <w:rPr>
          <w:rFonts w:ascii="Arial" w:hAnsi="Arial" w:cs="Arial"/>
          <w:sz w:val="24"/>
          <w:szCs w:val="24"/>
        </w:rPr>
        <w:t>CV=</w:t>
      </w:r>
      <w:r w:rsidR="002D4C2D" w:rsidRPr="009460E3">
        <w:rPr>
          <w:rFonts w:ascii="Arial" w:hAnsi="Arial" w:cs="Arial"/>
          <w:sz w:val="24"/>
          <w:szCs w:val="24"/>
        </w:rPr>
        <w:t xml:space="preserve">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(i*2</m:t>
                    </m:r>
                    <m:r>
                      <m:rPr>
                        <m:sty m:val="bi"/>
                      </m:rPr>
                      <w:rPr>
                        <w:rFonts w:ascii="Cambria Math" w:hAnsi="Cambria Math" w:cs="Arial"/>
                        <w:sz w:val="24"/>
                        <w:szCs w:val="24"/>
                      </w:rPr>
                      <m:t>θ</m:t>
                    </m:r>
                    <m:r>
                      <w:rPr>
                        <w:rFonts w:ascii="Cambria Math" w:hAnsi="Cambria Math" w:cs="Arial"/>
                        <w:sz w:val="24"/>
                        <w:szCs w:val="24"/>
                      </w:rPr>
                      <m:t>)</m:t>
                    </m:r>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544E01" w:rsidRPr="009460E3">
        <w:rPr>
          <w:rFonts w:ascii="Arial" w:eastAsiaTheme="minorEastAsia" w:hAnsi="Arial" w:cs="Arial"/>
          <w:sz w:val="24"/>
          <w:szCs w:val="24"/>
        </w:rPr>
        <w:t>………………………………………………………………(1)</w:t>
      </w:r>
    </w:p>
    <w:p w14:paraId="52577919" w14:textId="15F3C8A9" w:rsidR="00977414" w:rsidRPr="009460E3" w:rsidRDefault="001E0BCB" w:rsidP="0045171C">
      <w:pPr>
        <w:spacing w:line="480" w:lineRule="auto"/>
        <w:rPr>
          <w:rFonts w:ascii="Arial" w:hAnsi="Arial" w:cs="Arial"/>
          <w:sz w:val="24"/>
          <w:szCs w:val="24"/>
        </w:rPr>
      </w:pPr>
      <w:r w:rsidRPr="009460E3">
        <w:rPr>
          <w:rFonts w:ascii="Arial" w:hAnsi="Arial" w:cs="Arial"/>
          <w:sz w:val="24"/>
          <w:szCs w:val="24"/>
        </w:rPr>
        <w:lastRenderedPageBreak/>
        <w:t xml:space="preserve">Where </w:t>
      </w:r>
      <w:r w:rsidRPr="009460E3">
        <w:rPr>
          <w:rFonts w:ascii="Arial" w:hAnsi="Arial" w:cs="Arial"/>
          <w:bCs/>
          <w:sz w:val="24"/>
          <w:szCs w:val="24"/>
        </w:rPr>
        <w:t>θ</w:t>
      </w:r>
      <w:r w:rsidRPr="009460E3">
        <w:rPr>
          <w:rFonts w:ascii="Arial" w:hAnsi="Arial" w:cs="Arial"/>
          <w:b/>
          <w:bCs/>
          <w:sz w:val="24"/>
          <w:szCs w:val="24"/>
        </w:rPr>
        <w:t xml:space="preserve"> </w:t>
      </w:r>
      <w:r w:rsidRPr="009460E3">
        <w:rPr>
          <w:rFonts w:ascii="Arial" w:hAnsi="Arial" w:cs="Arial"/>
          <w:bCs/>
          <w:sz w:val="24"/>
          <w:szCs w:val="24"/>
        </w:rPr>
        <w:t xml:space="preserve">is the </w:t>
      </w:r>
      <w:r w:rsidR="00A72B16" w:rsidRPr="009460E3">
        <w:rPr>
          <w:rFonts w:ascii="Arial" w:hAnsi="Arial" w:cs="Arial"/>
          <w:bCs/>
          <w:sz w:val="24"/>
          <w:szCs w:val="24"/>
        </w:rPr>
        <w:t>direction of movement</w:t>
      </w:r>
      <w:r w:rsidRPr="009460E3">
        <w:rPr>
          <w:rFonts w:ascii="Arial" w:hAnsi="Arial" w:cs="Arial"/>
          <w:bCs/>
          <w:sz w:val="24"/>
          <w:szCs w:val="24"/>
        </w:rPr>
        <w:t xml:space="preserve"> of the bar</w:t>
      </w:r>
      <w:r w:rsidR="002D27C7" w:rsidRPr="009460E3">
        <w:rPr>
          <w:rFonts w:ascii="Arial" w:hAnsi="Arial" w:cs="Arial"/>
          <w:bCs/>
          <w:sz w:val="24"/>
          <w:szCs w:val="24"/>
        </w:rPr>
        <w:t xml:space="preserve"> (between 0 and 340 degrees)</w:t>
      </w:r>
      <w:r w:rsidRPr="009460E3">
        <w:rPr>
          <w:rFonts w:ascii="Arial" w:hAnsi="Arial" w:cs="Arial"/>
          <w:bCs/>
          <w:sz w:val="24"/>
          <w:szCs w:val="24"/>
        </w:rPr>
        <w:t xml:space="preserve"> and r is t</w:t>
      </w:r>
      <w:r w:rsidR="00A72B16" w:rsidRPr="009460E3">
        <w:rPr>
          <w:rFonts w:ascii="Arial" w:hAnsi="Arial" w:cs="Arial"/>
          <w:bCs/>
          <w:sz w:val="24"/>
          <w:szCs w:val="24"/>
        </w:rPr>
        <w:t>he response at that direction.</w:t>
      </w:r>
      <w:r w:rsidR="002D27C7" w:rsidRPr="009460E3">
        <w:rPr>
          <w:rFonts w:ascii="Arial" w:hAnsi="Arial" w:cs="Arial"/>
          <w:bCs/>
          <w:sz w:val="24"/>
          <w:szCs w:val="24"/>
        </w:rPr>
        <w:t xml:space="preserve"> A CV value of 0 meant that the neuron was </w:t>
      </w:r>
      <w:r w:rsidR="00250279" w:rsidRPr="009460E3">
        <w:rPr>
          <w:rFonts w:ascii="Arial" w:hAnsi="Arial" w:cs="Arial"/>
          <w:bCs/>
          <w:sz w:val="24"/>
          <w:szCs w:val="24"/>
        </w:rPr>
        <w:t>sharply</w:t>
      </w:r>
      <w:r w:rsidR="002D27C7" w:rsidRPr="009460E3">
        <w:rPr>
          <w:rFonts w:ascii="Arial" w:hAnsi="Arial" w:cs="Arial"/>
          <w:bCs/>
          <w:sz w:val="24"/>
          <w:szCs w:val="24"/>
        </w:rPr>
        <w:t xml:space="preserve"> tuned to orientation and a circular variance value of 1 meant that the neuron </w:t>
      </w:r>
      <w:r w:rsidR="00250279" w:rsidRPr="009460E3">
        <w:rPr>
          <w:rFonts w:ascii="Arial" w:hAnsi="Arial" w:cs="Arial"/>
          <w:bCs/>
          <w:sz w:val="24"/>
          <w:szCs w:val="24"/>
        </w:rPr>
        <w:t>responded equally at all orientations.</w:t>
      </w:r>
      <w:r w:rsidR="002D27C7" w:rsidRPr="009460E3">
        <w:rPr>
          <w:rFonts w:ascii="Arial" w:hAnsi="Arial" w:cs="Arial"/>
          <w:bCs/>
          <w:sz w:val="24"/>
          <w:szCs w:val="24"/>
        </w:rPr>
        <w:t xml:space="preserve"> In this study, neurons with a CV greater than 0.9 were classified as </w:t>
      </w:r>
      <w:proofErr w:type="spellStart"/>
      <w:r w:rsidR="002D27C7" w:rsidRPr="009460E3">
        <w:rPr>
          <w:rFonts w:ascii="Arial" w:hAnsi="Arial" w:cs="Arial"/>
          <w:bCs/>
          <w:sz w:val="24"/>
          <w:szCs w:val="24"/>
        </w:rPr>
        <w:t>unoriented</w:t>
      </w:r>
      <w:proofErr w:type="spellEnd"/>
      <w:r w:rsidR="002D27C7" w:rsidRPr="009460E3">
        <w:rPr>
          <w:rFonts w:ascii="Arial" w:hAnsi="Arial" w:cs="Arial"/>
          <w:bCs/>
          <w:sz w:val="24"/>
          <w:szCs w:val="24"/>
        </w:rPr>
        <w:t xml:space="preserve"> neurons</w:t>
      </w:r>
      <w:r w:rsidR="00250279" w:rsidRPr="009460E3">
        <w:rPr>
          <w:rFonts w:ascii="Arial" w:hAnsi="Arial" w:cs="Arial"/>
          <w:bCs/>
          <w:sz w:val="24"/>
          <w:szCs w:val="24"/>
        </w:rPr>
        <w:t xml:space="preserve"> (</w:t>
      </w:r>
      <w:proofErr w:type="spellStart"/>
      <w:r w:rsidR="00250279" w:rsidRPr="009460E3">
        <w:rPr>
          <w:rFonts w:ascii="Arial" w:hAnsi="Arial" w:cs="Arial"/>
          <w:bCs/>
          <w:sz w:val="24"/>
          <w:szCs w:val="24"/>
        </w:rPr>
        <w:t>Ringach</w:t>
      </w:r>
      <w:proofErr w:type="spellEnd"/>
      <w:r w:rsidR="00250279" w:rsidRPr="009460E3">
        <w:rPr>
          <w:rFonts w:ascii="Arial" w:hAnsi="Arial" w:cs="Arial"/>
          <w:bCs/>
          <w:sz w:val="24"/>
          <w:szCs w:val="24"/>
        </w:rPr>
        <w:t xml:space="preserve"> et al., 2002)</w:t>
      </w:r>
      <w:r w:rsidR="002D27C7" w:rsidRPr="009460E3">
        <w:rPr>
          <w:rFonts w:ascii="Arial" w:hAnsi="Arial" w:cs="Arial"/>
          <w:bCs/>
          <w:sz w:val="24"/>
          <w:szCs w:val="24"/>
        </w:rPr>
        <w:t>.</w:t>
      </w:r>
    </w:p>
    <w:p w14:paraId="00CD9E8F" w14:textId="47BF8801" w:rsidR="00977414" w:rsidRPr="009460E3" w:rsidRDefault="00A72B16" w:rsidP="0045171C">
      <w:pPr>
        <w:spacing w:line="480" w:lineRule="auto"/>
        <w:rPr>
          <w:rFonts w:ascii="Arial" w:eastAsiaTheme="minorEastAsia" w:hAnsi="Arial" w:cs="Arial"/>
          <w:sz w:val="24"/>
          <w:szCs w:val="24"/>
        </w:rPr>
      </w:pPr>
      <w:r w:rsidRPr="009460E3">
        <w:rPr>
          <w:rFonts w:ascii="Arial" w:hAnsi="Arial" w:cs="Arial"/>
          <w:sz w:val="24"/>
          <w:szCs w:val="24"/>
        </w:rPr>
        <w:t>Bias</w:t>
      </w:r>
      <w:r w:rsidR="00977414" w:rsidRPr="009460E3">
        <w:rPr>
          <w:rFonts w:ascii="Arial" w:hAnsi="Arial"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opt</m:t>
                </m:r>
              </m:sub>
            </m:sSub>
          </m:num>
          <m:den>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orth</m:t>
                </m:r>
              </m:sub>
            </m:sSub>
          </m:den>
        </m:f>
      </m:oMath>
      <w:proofErr w:type="gramStart"/>
      <w:r w:rsidR="00544E01" w:rsidRPr="009460E3">
        <w:rPr>
          <w:rFonts w:ascii="Arial" w:eastAsiaTheme="minorEastAsia" w:hAnsi="Arial" w:cs="Arial"/>
          <w:sz w:val="24"/>
          <w:szCs w:val="24"/>
        </w:rPr>
        <w:t xml:space="preserve"> …………………………………………………</w:t>
      </w:r>
      <w:r w:rsidR="00F22813" w:rsidRPr="009460E3">
        <w:rPr>
          <w:rFonts w:ascii="Arial" w:eastAsiaTheme="minorEastAsia" w:hAnsi="Arial" w:cs="Arial"/>
          <w:sz w:val="24"/>
          <w:szCs w:val="24"/>
        </w:rPr>
        <w:t>…………………………..</w:t>
      </w:r>
      <w:proofErr w:type="gramEnd"/>
      <w:r w:rsidR="00544E01" w:rsidRPr="009460E3">
        <w:rPr>
          <w:rFonts w:ascii="Arial" w:eastAsiaTheme="minorEastAsia" w:hAnsi="Arial" w:cs="Arial"/>
          <w:sz w:val="24"/>
          <w:szCs w:val="24"/>
        </w:rPr>
        <w:t>(2)</w:t>
      </w:r>
    </w:p>
    <w:p w14:paraId="5C210998" w14:textId="22F5A6F8" w:rsidR="002D27C7" w:rsidRPr="009460E3" w:rsidRDefault="00F22813"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 xml:space="preserve">Where </w:t>
      </w:r>
      <w:proofErr w:type="spellStart"/>
      <w:r w:rsidRPr="009460E3">
        <w:rPr>
          <w:rFonts w:ascii="Arial" w:eastAsiaTheme="minorEastAsia" w:hAnsi="Arial" w:cs="Arial"/>
          <w:sz w:val="24"/>
          <w:szCs w:val="24"/>
        </w:rPr>
        <w:t>R</w:t>
      </w:r>
      <w:r w:rsidRPr="009460E3">
        <w:rPr>
          <w:rFonts w:ascii="Arial" w:eastAsiaTheme="minorEastAsia" w:hAnsi="Arial" w:cs="Arial"/>
          <w:sz w:val="24"/>
          <w:szCs w:val="24"/>
          <w:vertAlign w:val="subscript"/>
        </w:rPr>
        <w:t>opt</w:t>
      </w:r>
      <w:proofErr w:type="spellEnd"/>
      <w:r w:rsidRPr="009460E3">
        <w:rPr>
          <w:rFonts w:ascii="Arial" w:eastAsiaTheme="minorEastAsia" w:hAnsi="Arial" w:cs="Arial"/>
          <w:sz w:val="24"/>
          <w:szCs w:val="24"/>
        </w:rPr>
        <w:t xml:space="preserve"> is the response of the neuron to the optimum direction of movement and </w:t>
      </w:r>
      <w:proofErr w:type="spellStart"/>
      <w:r w:rsidRPr="009460E3">
        <w:rPr>
          <w:rFonts w:ascii="Arial" w:eastAsiaTheme="minorEastAsia" w:hAnsi="Arial" w:cs="Arial"/>
          <w:sz w:val="24"/>
          <w:szCs w:val="24"/>
        </w:rPr>
        <w:t>R</w:t>
      </w:r>
      <w:r w:rsidRPr="009460E3">
        <w:rPr>
          <w:rFonts w:ascii="Arial" w:eastAsiaTheme="minorEastAsia" w:hAnsi="Arial" w:cs="Arial"/>
          <w:sz w:val="24"/>
          <w:szCs w:val="24"/>
          <w:vertAlign w:val="subscript"/>
        </w:rPr>
        <w:t>orth</w:t>
      </w:r>
      <w:proofErr w:type="spellEnd"/>
      <w:r w:rsidRPr="009460E3">
        <w:rPr>
          <w:rFonts w:ascii="Arial" w:eastAsiaTheme="minorEastAsia" w:hAnsi="Arial" w:cs="Arial"/>
          <w:sz w:val="24"/>
          <w:szCs w:val="24"/>
        </w:rPr>
        <w:t xml:space="preserve"> is the response of the neuron to the orientation 90 degrees away from the optimum direction of movement. </w:t>
      </w:r>
      <w:proofErr w:type="spellStart"/>
      <w:r w:rsidR="002D27C7" w:rsidRPr="009460E3">
        <w:rPr>
          <w:rFonts w:ascii="Arial" w:eastAsiaTheme="minorEastAsia" w:hAnsi="Arial" w:cs="Arial"/>
          <w:sz w:val="24"/>
          <w:szCs w:val="24"/>
        </w:rPr>
        <w:t>Unoriented</w:t>
      </w:r>
      <w:proofErr w:type="spellEnd"/>
      <w:r w:rsidR="002D27C7" w:rsidRPr="009460E3">
        <w:rPr>
          <w:rFonts w:ascii="Arial" w:eastAsiaTheme="minorEastAsia" w:hAnsi="Arial" w:cs="Arial"/>
          <w:sz w:val="24"/>
          <w:szCs w:val="24"/>
        </w:rPr>
        <w:t xml:space="preserve"> neurons have a value close to 1 and oriented neurons can have bias values close to Infinity.</w:t>
      </w:r>
    </w:p>
    <w:p w14:paraId="561A002C" w14:textId="075E7777" w:rsidR="0064452B" w:rsidRPr="009460E3" w:rsidRDefault="001B5B63" w:rsidP="001B5B63">
      <w:pPr>
        <w:spacing w:line="480" w:lineRule="auto"/>
        <w:rPr>
          <w:rFonts w:ascii="Arial" w:hAnsi="Arial" w:cs="Arial"/>
          <w:sz w:val="24"/>
          <w:szCs w:val="24"/>
        </w:rPr>
      </w:pPr>
      <w:r w:rsidRPr="009460E3">
        <w:rPr>
          <w:rFonts w:ascii="Arial" w:hAnsi="Arial" w:cs="Arial"/>
          <w:sz w:val="24"/>
          <w:szCs w:val="24"/>
        </w:rPr>
        <w:t>D</w:t>
      </w:r>
      <w:r w:rsidR="00494252" w:rsidRPr="009460E3">
        <w:rPr>
          <w:rFonts w:ascii="Arial" w:hAnsi="Arial" w:cs="Arial"/>
          <w:sz w:val="24"/>
          <w:szCs w:val="24"/>
        </w:rPr>
        <w:t xml:space="preserve">irection selectivity </w:t>
      </w:r>
      <w:r w:rsidRPr="009460E3">
        <w:rPr>
          <w:rFonts w:ascii="Arial" w:hAnsi="Arial" w:cs="Arial"/>
          <w:sz w:val="24"/>
          <w:szCs w:val="24"/>
        </w:rPr>
        <w:t>of the neurons was</w:t>
      </w:r>
      <w:r w:rsidR="00494252" w:rsidRPr="009460E3">
        <w:rPr>
          <w:rFonts w:ascii="Arial" w:hAnsi="Arial" w:cs="Arial"/>
          <w:sz w:val="24"/>
          <w:szCs w:val="24"/>
        </w:rPr>
        <w:t xml:space="preserve"> also</w:t>
      </w:r>
      <w:r w:rsidRPr="009460E3">
        <w:rPr>
          <w:rFonts w:ascii="Arial" w:hAnsi="Arial" w:cs="Arial"/>
          <w:sz w:val="24"/>
          <w:szCs w:val="24"/>
        </w:rPr>
        <w:t xml:space="preserve"> calculated</w:t>
      </w:r>
      <w:r w:rsidR="00CE551D" w:rsidRPr="009460E3">
        <w:rPr>
          <w:rFonts w:ascii="Arial" w:hAnsi="Arial" w:cs="Arial"/>
          <w:sz w:val="24"/>
          <w:szCs w:val="24"/>
        </w:rPr>
        <w:t xml:space="preserve"> using two different methods to enable com</w:t>
      </w:r>
      <w:r w:rsidR="002448EE" w:rsidRPr="009460E3">
        <w:rPr>
          <w:rFonts w:ascii="Arial" w:hAnsi="Arial" w:cs="Arial"/>
          <w:sz w:val="24"/>
          <w:szCs w:val="24"/>
        </w:rPr>
        <w:t>parison with previous</w:t>
      </w:r>
      <w:r w:rsidR="00CE551D" w:rsidRPr="009460E3">
        <w:rPr>
          <w:rFonts w:ascii="Arial" w:hAnsi="Arial" w:cs="Arial"/>
          <w:sz w:val="24"/>
          <w:szCs w:val="24"/>
        </w:rPr>
        <w:t xml:space="preserve"> studies</w:t>
      </w:r>
      <w:r w:rsidR="002448EE" w:rsidRPr="009460E3">
        <w:rPr>
          <w:rFonts w:ascii="Arial" w:hAnsi="Arial" w:cs="Arial"/>
          <w:sz w:val="24"/>
          <w:szCs w:val="24"/>
        </w:rPr>
        <w:t xml:space="preserve"> in the superior </w:t>
      </w:r>
      <w:proofErr w:type="spellStart"/>
      <w:r w:rsidR="002448EE" w:rsidRPr="009460E3">
        <w:rPr>
          <w:rFonts w:ascii="Arial" w:hAnsi="Arial" w:cs="Arial"/>
          <w:sz w:val="24"/>
          <w:szCs w:val="24"/>
        </w:rPr>
        <w:t>colliculus</w:t>
      </w:r>
      <w:proofErr w:type="spellEnd"/>
      <w:r w:rsidR="00CE551D" w:rsidRPr="009460E3">
        <w:rPr>
          <w:rFonts w:ascii="Arial" w:hAnsi="Arial" w:cs="Arial"/>
          <w:sz w:val="24"/>
          <w:szCs w:val="24"/>
        </w:rPr>
        <w:t>.</w:t>
      </w:r>
      <w:r w:rsidRPr="009460E3">
        <w:rPr>
          <w:rFonts w:ascii="Arial" w:hAnsi="Arial" w:cs="Arial"/>
          <w:sz w:val="24"/>
          <w:szCs w:val="24"/>
        </w:rPr>
        <w:t xml:space="preserve"> </w:t>
      </w:r>
      <w:r w:rsidR="00CE551D" w:rsidRPr="009460E3">
        <w:rPr>
          <w:rFonts w:ascii="Arial" w:hAnsi="Arial" w:cs="Arial"/>
          <w:sz w:val="24"/>
          <w:szCs w:val="24"/>
        </w:rPr>
        <w:t xml:space="preserve">In the first study, direction selectivity was calculated </w:t>
      </w:r>
      <w:r w:rsidRPr="009460E3">
        <w:rPr>
          <w:rFonts w:ascii="Arial" w:hAnsi="Arial" w:cs="Arial"/>
          <w:sz w:val="24"/>
          <w:szCs w:val="24"/>
        </w:rPr>
        <w:t xml:space="preserve">by </w:t>
      </w:r>
      <w:r w:rsidR="00CE551D" w:rsidRPr="009460E3">
        <w:rPr>
          <w:rFonts w:ascii="Arial" w:hAnsi="Arial" w:cs="Arial"/>
          <w:sz w:val="24"/>
          <w:szCs w:val="24"/>
        </w:rPr>
        <w:t xml:space="preserve">simply </w:t>
      </w:r>
      <w:r w:rsidRPr="009460E3">
        <w:rPr>
          <w:rFonts w:ascii="Arial" w:hAnsi="Arial" w:cs="Arial"/>
          <w:sz w:val="24"/>
          <w:szCs w:val="24"/>
        </w:rPr>
        <w:t xml:space="preserve">taking the ratio of the response at the optimum direction of movement </w:t>
      </w:r>
      <w:r w:rsidR="002448EE" w:rsidRPr="009460E3">
        <w:rPr>
          <w:rFonts w:ascii="Arial" w:hAnsi="Arial" w:cs="Arial"/>
          <w:sz w:val="24"/>
          <w:szCs w:val="24"/>
        </w:rPr>
        <w:t>and the response at the opposite</w:t>
      </w:r>
      <w:r w:rsidRPr="009460E3">
        <w:rPr>
          <w:rFonts w:ascii="Arial" w:hAnsi="Arial" w:cs="Arial"/>
          <w:sz w:val="24"/>
          <w:szCs w:val="24"/>
        </w:rPr>
        <w:t xml:space="preserve"> direction of movement</w:t>
      </w:r>
      <w:r w:rsidR="00250279" w:rsidRPr="009460E3">
        <w:rPr>
          <w:rFonts w:ascii="Arial" w:hAnsi="Arial" w:cs="Arial"/>
          <w:sz w:val="24"/>
          <w:szCs w:val="24"/>
        </w:rPr>
        <w:t xml:space="preserve"> (Goldberg &amp; </w:t>
      </w:r>
      <w:proofErr w:type="spellStart"/>
      <w:r w:rsidR="00250279" w:rsidRPr="009460E3">
        <w:rPr>
          <w:rFonts w:ascii="Arial" w:hAnsi="Arial" w:cs="Arial"/>
          <w:sz w:val="24"/>
          <w:szCs w:val="24"/>
        </w:rPr>
        <w:t>Wurtz</w:t>
      </w:r>
      <w:proofErr w:type="spellEnd"/>
      <w:r w:rsidR="00250279" w:rsidRPr="009460E3">
        <w:rPr>
          <w:rFonts w:ascii="Arial" w:hAnsi="Arial" w:cs="Arial"/>
          <w:sz w:val="24"/>
          <w:szCs w:val="24"/>
        </w:rPr>
        <w:t>, 1972)</w:t>
      </w:r>
      <w:r w:rsidRPr="009460E3">
        <w:rPr>
          <w:rFonts w:ascii="Arial" w:hAnsi="Arial" w:cs="Arial"/>
          <w:sz w:val="24"/>
          <w:szCs w:val="24"/>
        </w:rPr>
        <w:t>.</w:t>
      </w:r>
      <w:r w:rsidR="00494252" w:rsidRPr="009460E3">
        <w:rPr>
          <w:rFonts w:ascii="Arial" w:hAnsi="Arial" w:cs="Arial"/>
          <w:sz w:val="24"/>
          <w:szCs w:val="24"/>
        </w:rPr>
        <w:t xml:space="preserve"> Neurons whose directions selectivity index was less than 0.5 (i.e. response in the opposite direction less than half of response in the optimum orientation) were termed direction selective.</w:t>
      </w:r>
      <w:r w:rsidR="00CE551D" w:rsidRPr="009460E3">
        <w:rPr>
          <w:rFonts w:ascii="Arial" w:hAnsi="Arial" w:cs="Arial"/>
          <w:sz w:val="24"/>
          <w:szCs w:val="24"/>
        </w:rPr>
        <w:t xml:space="preserve"> In the second method, the following formula was used to measure the directional circular variance</w:t>
      </w:r>
      <w:r w:rsidR="00250279" w:rsidRPr="009460E3">
        <w:rPr>
          <w:rFonts w:ascii="Arial" w:hAnsi="Arial" w:cs="Arial"/>
          <w:sz w:val="24"/>
          <w:szCs w:val="24"/>
        </w:rPr>
        <w:t xml:space="preserve"> (</w:t>
      </w:r>
      <w:proofErr w:type="spellStart"/>
      <w:r w:rsidR="00250279" w:rsidRPr="009460E3">
        <w:rPr>
          <w:rFonts w:ascii="Arial" w:hAnsi="Arial" w:cs="Arial"/>
          <w:sz w:val="24"/>
          <w:szCs w:val="24"/>
        </w:rPr>
        <w:t>VanHooser</w:t>
      </w:r>
      <w:proofErr w:type="spellEnd"/>
      <w:r w:rsidR="00250279" w:rsidRPr="009460E3">
        <w:rPr>
          <w:rFonts w:ascii="Arial" w:hAnsi="Arial" w:cs="Arial"/>
          <w:sz w:val="24"/>
          <w:szCs w:val="24"/>
        </w:rPr>
        <w:t xml:space="preserve"> et al., 2013)</w:t>
      </w:r>
      <w:r w:rsidR="00CE551D" w:rsidRPr="009460E3">
        <w:rPr>
          <w:rFonts w:ascii="Arial" w:hAnsi="Arial" w:cs="Arial"/>
          <w:sz w:val="24"/>
          <w:szCs w:val="24"/>
        </w:rPr>
        <w:t>.</w:t>
      </w:r>
    </w:p>
    <w:p w14:paraId="1FE325C7" w14:textId="0AEB876F" w:rsidR="00CE551D" w:rsidRPr="009460E3" w:rsidRDefault="00CE551D" w:rsidP="001B5B63">
      <w:pPr>
        <w:spacing w:line="480" w:lineRule="auto"/>
        <w:rPr>
          <w:rFonts w:ascii="Arial" w:eastAsiaTheme="minorEastAsia" w:hAnsi="Arial" w:cs="Arial"/>
          <w:sz w:val="24"/>
          <w:szCs w:val="24"/>
        </w:rPr>
      </w:pPr>
      <w:r w:rsidRPr="009460E3">
        <w:rPr>
          <w:rFonts w:ascii="Arial" w:hAnsi="Arial" w:cs="Arial"/>
          <w:sz w:val="24"/>
          <w:szCs w:val="24"/>
        </w:rPr>
        <w:t xml:space="preserve">DCV= </w:t>
      </w:r>
      <m:oMath>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r>
                          <w:rPr>
                            <w:rFonts w:ascii="Cambria Math" w:hAnsi="Cambria Math" w:cs="Arial"/>
                            <w:sz w:val="24"/>
                            <w:szCs w:val="24"/>
                          </w:rPr>
                          <m:t>i*</m:t>
                        </m:r>
                        <m:r>
                          <m:rPr>
                            <m:sty m:val="bi"/>
                          </m:rPr>
                          <w:rPr>
                            <w:rFonts w:ascii="Cambria Math" w:hAnsi="Cambria Math" w:cs="Arial"/>
                            <w:sz w:val="24"/>
                            <w:szCs w:val="24"/>
                          </w:rPr>
                          <m:t>θ</m:t>
                        </m:r>
                      </m:e>
                    </m:d>
                  </m:sup>
                </m:sSup>
              </m:e>
            </m:d>
          </m:num>
          <m:den>
            <m:r>
              <w:rPr>
                <w:rFonts w:ascii="Cambria Math" w:hAnsi="Cambria Math" w:cs="Arial"/>
                <w:sz w:val="24"/>
                <w:szCs w:val="24"/>
              </w:rPr>
              <m:t>mean</m:t>
            </m:r>
            <m:d>
              <m:dPr>
                <m:ctrlPr>
                  <w:rPr>
                    <w:rFonts w:ascii="Cambria Math" w:hAnsi="Cambria Math" w:cs="Arial"/>
                    <w:i/>
                    <w:sz w:val="24"/>
                    <w:szCs w:val="24"/>
                  </w:rPr>
                </m:ctrlPr>
              </m:dPr>
              <m:e>
                <m:r>
                  <w:rPr>
                    <w:rFonts w:ascii="Cambria Math" w:hAnsi="Cambria Math" w:cs="Arial"/>
                    <w:sz w:val="24"/>
                    <w:szCs w:val="24"/>
                  </w:rPr>
                  <m:t>r</m:t>
                </m:r>
              </m:e>
            </m:d>
          </m:den>
        </m:f>
        <m:r>
          <w:rPr>
            <w:rFonts w:ascii="Cambria Math" w:hAnsi="Cambria Math" w:cs="Arial"/>
            <w:sz w:val="24"/>
            <w:szCs w:val="24"/>
          </w:rPr>
          <m:t>|</m:t>
        </m:r>
      </m:oMath>
      <w:r w:rsidR="0049166D" w:rsidRPr="009460E3">
        <w:rPr>
          <w:rFonts w:ascii="Arial" w:eastAsiaTheme="minorEastAsia" w:hAnsi="Arial" w:cs="Arial"/>
          <w:sz w:val="24"/>
          <w:szCs w:val="24"/>
        </w:rPr>
        <w:t>………………………………………………………….....(3)</w:t>
      </w:r>
    </w:p>
    <w:p w14:paraId="32A5C516" w14:textId="214A802F" w:rsidR="00CE551D" w:rsidRPr="009460E3" w:rsidRDefault="00CE551D" w:rsidP="001B5B63">
      <w:pPr>
        <w:spacing w:line="480" w:lineRule="auto"/>
        <w:rPr>
          <w:rFonts w:ascii="Arial" w:eastAsiaTheme="minorEastAsia" w:hAnsi="Arial" w:cs="Arial"/>
          <w:sz w:val="24"/>
          <w:szCs w:val="24"/>
        </w:rPr>
      </w:pPr>
      <w:r w:rsidRPr="009460E3">
        <w:rPr>
          <w:rFonts w:ascii="Arial" w:eastAsiaTheme="minorEastAsia" w:hAnsi="Arial" w:cs="Arial"/>
          <w:sz w:val="24"/>
          <w:szCs w:val="24"/>
        </w:rPr>
        <w:t>Conventions are as described for the calculation of circular variance</w:t>
      </w:r>
      <w:r w:rsidR="002448EE" w:rsidRPr="009460E3">
        <w:rPr>
          <w:rFonts w:ascii="Arial" w:eastAsiaTheme="minorEastAsia" w:hAnsi="Arial" w:cs="Arial"/>
          <w:sz w:val="24"/>
          <w:szCs w:val="24"/>
        </w:rPr>
        <w:t xml:space="preserve"> (Equation 1)</w:t>
      </w:r>
      <w:r w:rsidRPr="009460E3">
        <w:rPr>
          <w:rFonts w:ascii="Arial" w:eastAsiaTheme="minorEastAsia" w:hAnsi="Arial" w:cs="Arial"/>
          <w:sz w:val="24"/>
          <w:szCs w:val="24"/>
        </w:rPr>
        <w:t>. Once again neurons that had a DCV less than 0.5 were not direction selective.</w:t>
      </w:r>
    </w:p>
    <w:p w14:paraId="62E3FC9F" w14:textId="1C362164" w:rsidR="00D426B8" w:rsidRPr="009460E3" w:rsidRDefault="00D426B8" w:rsidP="00D426B8">
      <w:pPr>
        <w:spacing w:line="480" w:lineRule="auto"/>
        <w:rPr>
          <w:rFonts w:ascii="Arial" w:hAnsi="Arial" w:cs="Arial"/>
          <w:sz w:val="24"/>
          <w:szCs w:val="24"/>
          <w:u w:val="single"/>
        </w:rPr>
      </w:pPr>
      <w:r w:rsidRPr="009460E3">
        <w:rPr>
          <w:rFonts w:ascii="Arial" w:hAnsi="Arial" w:cs="Arial"/>
          <w:sz w:val="24"/>
          <w:szCs w:val="24"/>
          <w:u w:val="single"/>
        </w:rPr>
        <w:lastRenderedPageBreak/>
        <w:t>Analysis of Grating Stimuli</w:t>
      </w:r>
    </w:p>
    <w:p w14:paraId="20AC25B8" w14:textId="6C0B76EA" w:rsidR="00A4419A" w:rsidRPr="009460E3" w:rsidRDefault="00D426B8" w:rsidP="0045171C">
      <w:pPr>
        <w:spacing w:line="480" w:lineRule="auto"/>
        <w:rPr>
          <w:rFonts w:ascii="Arial" w:hAnsi="Arial" w:cs="Arial"/>
          <w:sz w:val="24"/>
          <w:szCs w:val="24"/>
        </w:rPr>
      </w:pPr>
      <w:r w:rsidRPr="009460E3">
        <w:rPr>
          <w:rFonts w:ascii="Arial" w:hAnsi="Arial" w:cs="Arial"/>
          <w:sz w:val="24"/>
          <w:szCs w:val="24"/>
        </w:rPr>
        <w:t>F</w:t>
      </w:r>
      <w:r w:rsidR="00977414" w:rsidRPr="009460E3">
        <w:rPr>
          <w:rFonts w:ascii="Arial" w:hAnsi="Arial" w:cs="Arial"/>
          <w:sz w:val="24"/>
          <w:szCs w:val="24"/>
        </w:rPr>
        <w:t>or gratings, the Discrete Fourier Transform (DFT) of the spike density function was ca</w:t>
      </w:r>
      <w:r w:rsidR="002D27C7" w:rsidRPr="009460E3">
        <w:rPr>
          <w:rFonts w:ascii="Arial" w:hAnsi="Arial" w:cs="Arial"/>
          <w:sz w:val="24"/>
          <w:szCs w:val="24"/>
        </w:rPr>
        <w:t>lculated</w:t>
      </w:r>
      <w:r w:rsidR="00250279" w:rsidRPr="009460E3">
        <w:rPr>
          <w:rFonts w:ascii="Arial" w:hAnsi="Arial" w:cs="Arial"/>
          <w:sz w:val="24"/>
          <w:szCs w:val="24"/>
        </w:rPr>
        <w:t xml:space="preserve"> using the MATLAB F</w:t>
      </w:r>
      <w:r w:rsidR="002D27C7" w:rsidRPr="009460E3">
        <w:rPr>
          <w:rFonts w:ascii="Arial" w:hAnsi="Arial" w:cs="Arial"/>
          <w:sz w:val="24"/>
          <w:szCs w:val="24"/>
        </w:rPr>
        <w:t>ast F</w:t>
      </w:r>
      <w:r w:rsidR="00250279" w:rsidRPr="009460E3">
        <w:rPr>
          <w:rFonts w:ascii="Arial" w:hAnsi="Arial" w:cs="Arial"/>
          <w:sz w:val="24"/>
          <w:szCs w:val="24"/>
        </w:rPr>
        <w:t>ourier T</w:t>
      </w:r>
      <w:r w:rsidR="00977414" w:rsidRPr="009460E3">
        <w:rPr>
          <w:rFonts w:ascii="Arial" w:hAnsi="Arial" w:cs="Arial"/>
          <w:sz w:val="24"/>
          <w:szCs w:val="24"/>
        </w:rPr>
        <w:t>ransform algorithm</w:t>
      </w:r>
      <w:r w:rsidR="00250279" w:rsidRPr="009460E3">
        <w:rPr>
          <w:rFonts w:ascii="Arial" w:hAnsi="Arial" w:cs="Arial"/>
          <w:sz w:val="24"/>
          <w:szCs w:val="24"/>
        </w:rPr>
        <w:t xml:space="preserve"> (FFT)</w:t>
      </w:r>
      <w:r w:rsidR="00977414" w:rsidRPr="009460E3">
        <w:rPr>
          <w:rFonts w:ascii="Arial" w:hAnsi="Arial" w:cs="Arial"/>
          <w:sz w:val="24"/>
          <w:szCs w:val="24"/>
        </w:rPr>
        <w:t>. The F1 and the F0 component</w:t>
      </w:r>
      <w:r w:rsidR="002448EE" w:rsidRPr="009460E3">
        <w:rPr>
          <w:rFonts w:ascii="Arial" w:hAnsi="Arial" w:cs="Arial"/>
          <w:sz w:val="24"/>
          <w:szCs w:val="24"/>
        </w:rPr>
        <w:t>s of the response</w:t>
      </w:r>
      <w:r w:rsidR="00977414" w:rsidRPr="009460E3">
        <w:rPr>
          <w:rFonts w:ascii="Arial" w:hAnsi="Arial" w:cs="Arial"/>
          <w:sz w:val="24"/>
          <w:szCs w:val="24"/>
        </w:rPr>
        <w:t xml:space="preserve"> were calculated</w:t>
      </w:r>
      <w:r w:rsidRPr="009460E3">
        <w:rPr>
          <w:rFonts w:ascii="Arial" w:hAnsi="Arial" w:cs="Arial"/>
          <w:sz w:val="24"/>
          <w:szCs w:val="24"/>
        </w:rPr>
        <w:t xml:space="preserve"> </w:t>
      </w:r>
      <w:r w:rsidR="002D27C7" w:rsidRPr="009460E3">
        <w:rPr>
          <w:rFonts w:ascii="Arial" w:hAnsi="Arial" w:cs="Arial"/>
          <w:sz w:val="24"/>
          <w:szCs w:val="24"/>
        </w:rPr>
        <w:t xml:space="preserve">(see General Methods for details) </w:t>
      </w:r>
      <w:r w:rsidRPr="009460E3">
        <w:rPr>
          <w:rFonts w:ascii="Arial" w:hAnsi="Arial" w:cs="Arial"/>
          <w:sz w:val="24"/>
          <w:szCs w:val="24"/>
        </w:rPr>
        <w:t>and</w:t>
      </w:r>
      <w:r w:rsidR="00977414" w:rsidRPr="009460E3">
        <w:rPr>
          <w:rFonts w:ascii="Arial" w:hAnsi="Arial" w:cs="Arial"/>
          <w:sz w:val="24"/>
          <w:szCs w:val="24"/>
        </w:rPr>
        <w:t xml:space="preserve"> </w:t>
      </w:r>
      <w:r w:rsidRPr="009460E3">
        <w:rPr>
          <w:rFonts w:ascii="Arial" w:hAnsi="Arial" w:cs="Arial"/>
          <w:sz w:val="24"/>
          <w:szCs w:val="24"/>
        </w:rPr>
        <w:t>t</w:t>
      </w:r>
      <w:r w:rsidR="00977414" w:rsidRPr="009460E3">
        <w:rPr>
          <w:rFonts w:ascii="Arial" w:hAnsi="Arial" w:cs="Arial"/>
          <w:sz w:val="24"/>
          <w:szCs w:val="24"/>
        </w:rPr>
        <w:t xml:space="preserve">he </w:t>
      </w:r>
      <w:r w:rsidR="000C0E3A" w:rsidRPr="009460E3">
        <w:rPr>
          <w:rFonts w:ascii="Arial" w:hAnsi="Arial" w:cs="Arial"/>
          <w:sz w:val="24"/>
          <w:szCs w:val="24"/>
        </w:rPr>
        <w:t xml:space="preserve">modulation index </w:t>
      </w:r>
      <w:r w:rsidR="00F72E6F" w:rsidRPr="009460E3">
        <w:rPr>
          <w:rFonts w:ascii="Arial" w:hAnsi="Arial" w:cs="Arial"/>
          <w:sz w:val="24"/>
          <w:szCs w:val="24"/>
        </w:rPr>
        <w:t xml:space="preserve">(Van </w:t>
      </w:r>
      <w:proofErr w:type="spellStart"/>
      <w:r w:rsidR="00F72E6F" w:rsidRPr="009460E3">
        <w:rPr>
          <w:rFonts w:ascii="Arial" w:hAnsi="Arial" w:cs="Arial"/>
          <w:sz w:val="24"/>
          <w:szCs w:val="24"/>
        </w:rPr>
        <w:t>Hooser</w:t>
      </w:r>
      <w:proofErr w:type="spellEnd"/>
      <w:r w:rsidR="00F72E6F" w:rsidRPr="009460E3">
        <w:rPr>
          <w:rFonts w:ascii="Arial" w:hAnsi="Arial" w:cs="Arial"/>
          <w:sz w:val="24"/>
          <w:szCs w:val="24"/>
        </w:rPr>
        <w:t xml:space="preserve"> et al., 2013) </w:t>
      </w:r>
      <w:r w:rsidR="00335EB9" w:rsidRPr="009460E3">
        <w:rPr>
          <w:rFonts w:ascii="Arial" w:hAnsi="Arial" w:cs="Arial"/>
          <w:sz w:val="24"/>
          <w:szCs w:val="24"/>
        </w:rPr>
        <w:t xml:space="preserve">was calculated </w:t>
      </w:r>
      <w:r w:rsidR="00492925" w:rsidRPr="009460E3">
        <w:rPr>
          <w:rFonts w:ascii="Arial" w:hAnsi="Arial" w:cs="Arial"/>
          <w:sz w:val="24"/>
          <w:szCs w:val="24"/>
        </w:rPr>
        <w:t>as follows:</w:t>
      </w:r>
    </w:p>
    <w:p w14:paraId="4DC2954A" w14:textId="6BA496AC" w:rsidR="000C0E3A" w:rsidRPr="009460E3" w:rsidRDefault="00A4419A" w:rsidP="0045171C">
      <w:pPr>
        <w:spacing w:line="480" w:lineRule="auto"/>
        <w:rPr>
          <w:rFonts w:ascii="Arial" w:hAnsi="Arial" w:cs="Arial"/>
          <w:sz w:val="24"/>
          <w:szCs w:val="24"/>
        </w:rPr>
      </w:pPr>
      <w:r w:rsidRPr="009460E3">
        <w:rPr>
          <w:rFonts w:ascii="Arial" w:hAnsi="Arial" w:cs="Arial"/>
          <w:sz w:val="24"/>
          <w:szCs w:val="24"/>
        </w:rPr>
        <w:t xml:space="preserve">Modulation ratio= </w:t>
      </w:r>
      <m:oMath>
        <m:r>
          <w:rPr>
            <w:rFonts w:ascii="Cambria Math" w:hAnsi="Cambria Math" w:cs="Arial"/>
            <w:sz w:val="24"/>
            <w:szCs w:val="24"/>
          </w:rPr>
          <m:t>2*</m:t>
        </m:r>
        <m:f>
          <m:fPr>
            <m:ctrlPr>
              <w:rPr>
                <w:rFonts w:ascii="Cambria Math" w:hAnsi="Cambria Math" w:cs="Arial"/>
                <w:i/>
                <w:sz w:val="24"/>
                <w:szCs w:val="24"/>
              </w:rPr>
            </m:ctrlPr>
          </m:fPr>
          <m:num>
            <m:r>
              <w:rPr>
                <w:rFonts w:ascii="Cambria Math" w:hAnsi="Cambria Math" w:cs="Arial"/>
                <w:sz w:val="24"/>
                <w:szCs w:val="24"/>
              </w:rPr>
              <m:t>F1</m:t>
            </m:r>
          </m:num>
          <m:den>
            <m:r>
              <w:rPr>
                <w:rFonts w:ascii="Cambria Math" w:hAnsi="Cambria Math" w:cs="Arial"/>
                <w:sz w:val="24"/>
                <w:szCs w:val="24"/>
              </w:rPr>
              <m:t>(F1+F0)</m:t>
            </m:r>
          </m:den>
        </m:f>
      </m:oMath>
      <w:r w:rsidR="0049166D" w:rsidRPr="009460E3">
        <w:rPr>
          <w:rFonts w:ascii="Arial" w:eastAsiaTheme="minorEastAsia" w:hAnsi="Arial" w:cs="Arial"/>
          <w:sz w:val="24"/>
          <w:szCs w:val="24"/>
        </w:rPr>
        <w:t>……………………………………………………………..(4)</w:t>
      </w:r>
    </w:p>
    <w:p w14:paraId="6B488BB2" w14:textId="64D7C62A" w:rsidR="00977414" w:rsidRPr="009460E3" w:rsidRDefault="000C0E3A" w:rsidP="0045171C">
      <w:pPr>
        <w:spacing w:line="480" w:lineRule="auto"/>
        <w:rPr>
          <w:rFonts w:ascii="Arial" w:hAnsi="Arial" w:cs="Arial"/>
          <w:sz w:val="24"/>
          <w:szCs w:val="24"/>
        </w:rPr>
      </w:pPr>
      <w:r w:rsidRPr="009460E3">
        <w:rPr>
          <w:rFonts w:ascii="Arial" w:hAnsi="Arial" w:cs="Arial"/>
          <w:sz w:val="24"/>
          <w:szCs w:val="24"/>
        </w:rPr>
        <w:t>Where F1 is the maximum response of the modulated component of the response and F0 is the max</w:t>
      </w:r>
      <w:r w:rsidR="008944E6" w:rsidRPr="009460E3">
        <w:rPr>
          <w:rFonts w:ascii="Arial" w:hAnsi="Arial" w:cs="Arial"/>
          <w:sz w:val="24"/>
          <w:szCs w:val="24"/>
        </w:rPr>
        <w:t>i</w:t>
      </w:r>
      <w:r w:rsidRPr="009460E3">
        <w:rPr>
          <w:rFonts w:ascii="Arial" w:hAnsi="Arial" w:cs="Arial"/>
          <w:sz w:val="24"/>
          <w:szCs w:val="24"/>
        </w:rPr>
        <w:t xml:space="preserve">mum response of the </w:t>
      </w:r>
      <w:proofErr w:type="spellStart"/>
      <w:r w:rsidRPr="009460E3">
        <w:rPr>
          <w:rFonts w:ascii="Arial" w:hAnsi="Arial" w:cs="Arial"/>
          <w:sz w:val="24"/>
          <w:szCs w:val="24"/>
        </w:rPr>
        <w:t>unmodulated</w:t>
      </w:r>
      <w:proofErr w:type="spellEnd"/>
      <w:r w:rsidRPr="009460E3">
        <w:rPr>
          <w:rFonts w:ascii="Arial" w:hAnsi="Arial" w:cs="Arial"/>
          <w:sz w:val="24"/>
          <w:szCs w:val="24"/>
        </w:rPr>
        <w:t xml:space="preserve"> component of the response.</w:t>
      </w:r>
      <w:r w:rsidR="00492925" w:rsidRPr="009460E3">
        <w:rPr>
          <w:rFonts w:ascii="Arial" w:hAnsi="Arial" w:cs="Arial"/>
          <w:sz w:val="24"/>
          <w:szCs w:val="24"/>
        </w:rPr>
        <w:t xml:space="preserve"> If the modulation ratio was less than 1, the cell was considered to </w:t>
      </w:r>
      <w:r w:rsidR="002448EE" w:rsidRPr="009460E3">
        <w:rPr>
          <w:rFonts w:ascii="Arial" w:hAnsi="Arial" w:cs="Arial"/>
          <w:sz w:val="24"/>
          <w:szCs w:val="24"/>
        </w:rPr>
        <w:t>show</w:t>
      </w:r>
      <w:r w:rsidR="00492925" w:rsidRPr="009460E3">
        <w:rPr>
          <w:rFonts w:ascii="Arial" w:hAnsi="Arial" w:cs="Arial"/>
          <w:sz w:val="24"/>
          <w:szCs w:val="24"/>
        </w:rPr>
        <w:t xml:space="preserve"> non-linear</w:t>
      </w:r>
      <w:r w:rsidR="002448EE" w:rsidRPr="009460E3">
        <w:rPr>
          <w:rFonts w:ascii="Arial" w:hAnsi="Arial" w:cs="Arial"/>
          <w:sz w:val="24"/>
          <w:szCs w:val="24"/>
        </w:rPr>
        <w:t xml:space="preserve"> summation over its receptive field</w:t>
      </w:r>
      <w:r w:rsidR="00492925" w:rsidRPr="009460E3">
        <w:rPr>
          <w:rFonts w:ascii="Arial" w:hAnsi="Arial" w:cs="Arial"/>
          <w:sz w:val="24"/>
          <w:szCs w:val="24"/>
        </w:rPr>
        <w:t xml:space="preserve"> and the </w:t>
      </w:r>
      <w:proofErr w:type="spellStart"/>
      <w:r w:rsidR="00492925" w:rsidRPr="009460E3">
        <w:rPr>
          <w:rFonts w:ascii="Arial" w:hAnsi="Arial" w:cs="Arial"/>
          <w:sz w:val="24"/>
          <w:szCs w:val="24"/>
        </w:rPr>
        <w:t>unmodulated</w:t>
      </w:r>
      <w:proofErr w:type="spellEnd"/>
      <w:r w:rsidR="00492925" w:rsidRPr="009460E3">
        <w:rPr>
          <w:rFonts w:ascii="Arial" w:hAnsi="Arial" w:cs="Arial"/>
          <w:sz w:val="24"/>
          <w:szCs w:val="24"/>
        </w:rPr>
        <w:t xml:space="preserve"> component of the response was used for further analysis. </w:t>
      </w:r>
      <w:r w:rsidR="00977414" w:rsidRPr="009460E3">
        <w:rPr>
          <w:rFonts w:ascii="Arial" w:hAnsi="Arial" w:cs="Arial"/>
          <w:sz w:val="24"/>
          <w:szCs w:val="24"/>
        </w:rPr>
        <w:t>If the ratio was greater than 1, the cell was considered</w:t>
      </w:r>
      <w:r w:rsidR="002448EE" w:rsidRPr="009460E3">
        <w:rPr>
          <w:rFonts w:ascii="Arial" w:hAnsi="Arial" w:cs="Arial"/>
          <w:sz w:val="24"/>
          <w:szCs w:val="24"/>
        </w:rPr>
        <w:t xml:space="preserve"> to show</w:t>
      </w:r>
      <w:r w:rsidR="00977414" w:rsidRPr="009460E3">
        <w:rPr>
          <w:rFonts w:ascii="Arial" w:hAnsi="Arial" w:cs="Arial"/>
          <w:sz w:val="24"/>
          <w:szCs w:val="24"/>
        </w:rPr>
        <w:t xml:space="preserve"> linear</w:t>
      </w:r>
      <w:r w:rsidR="002448EE" w:rsidRPr="009460E3">
        <w:rPr>
          <w:rFonts w:ascii="Arial" w:hAnsi="Arial" w:cs="Arial"/>
          <w:sz w:val="24"/>
          <w:szCs w:val="24"/>
        </w:rPr>
        <w:t xml:space="preserve"> summation</w:t>
      </w:r>
      <w:r w:rsidR="00977414" w:rsidRPr="009460E3">
        <w:rPr>
          <w:rFonts w:ascii="Arial" w:hAnsi="Arial" w:cs="Arial"/>
          <w:sz w:val="24"/>
          <w:szCs w:val="24"/>
        </w:rPr>
        <w:t xml:space="preserve"> and the F0 component</w:t>
      </w:r>
      <w:r w:rsidR="00250279" w:rsidRPr="009460E3">
        <w:rPr>
          <w:rFonts w:ascii="Arial" w:hAnsi="Arial" w:cs="Arial"/>
          <w:sz w:val="24"/>
          <w:szCs w:val="24"/>
        </w:rPr>
        <w:t xml:space="preserve"> of the response</w:t>
      </w:r>
      <w:r w:rsidR="00977414" w:rsidRPr="009460E3">
        <w:rPr>
          <w:rFonts w:ascii="Arial" w:hAnsi="Arial" w:cs="Arial"/>
          <w:sz w:val="24"/>
          <w:szCs w:val="24"/>
        </w:rPr>
        <w:t xml:space="preserve"> was used.</w:t>
      </w:r>
    </w:p>
    <w:p w14:paraId="59240AE6" w14:textId="5B326721" w:rsidR="00E26510" w:rsidRPr="009460E3" w:rsidRDefault="00E26510" w:rsidP="0045171C">
      <w:pPr>
        <w:spacing w:line="480" w:lineRule="auto"/>
        <w:rPr>
          <w:rFonts w:ascii="Arial" w:hAnsi="Arial" w:cs="Arial"/>
          <w:sz w:val="24"/>
          <w:szCs w:val="24"/>
        </w:rPr>
      </w:pPr>
      <w:r w:rsidRPr="009460E3">
        <w:rPr>
          <w:rFonts w:ascii="Arial" w:hAnsi="Arial" w:cs="Arial"/>
          <w:sz w:val="24"/>
          <w:szCs w:val="24"/>
        </w:rPr>
        <w:t xml:space="preserve">In order to characterize the spatial frequency tuning response of the neurons, the peak spatial frequency of the neuron was taken as the spatial frequency where </w:t>
      </w:r>
      <w:r w:rsidR="005A55EF" w:rsidRPr="009460E3">
        <w:rPr>
          <w:rFonts w:ascii="Arial" w:hAnsi="Arial" w:cs="Arial"/>
          <w:sz w:val="24"/>
          <w:szCs w:val="24"/>
        </w:rPr>
        <w:t xml:space="preserve">the firing rate was </w:t>
      </w:r>
      <w:proofErr w:type="gramStart"/>
      <w:r w:rsidR="005A55EF" w:rsidRPr="009460E3">
        <w:rPr>
          <w:rFonts w:ascii="Arial" w:hAnsi="Arial" w:cs="Arial"/>
          <w:sz w:val="24"/>
          <w:szCs w:val="24"/>
        </w:rPr>
        <w:t>maximum</w:t>
      </w:r>
      <w:proofErr w:type="gramEnd"/>
      <w:r w:rsidR="005A55EF" w:rsidRPr="009460E3">
        <w:rPr>
          <w:rFonts w:ascii="Arial" w:hAnsi="Arial" w:cs="Arial"/>
          <w:sz w:val="24"/>
          <w:szCs w:val="24"/>
        </w:rPr>
        <w:t>. The lower cut-off was the frequency lower</w:t>
      </w:r>
      <w:r w:rsidR="000D3C65" w:rsidRPr="009460E3">
        <w:rPr>
          <w:rFonts w:ascii="Arial" w:hAnsi="Arial" w:cs="Arial"/>
          <w:sz w:val="24"/>
          <w:szCs w:val="24"/>
        </w:rPr>
        <w:t xml:space="preserve"> than</w:t>
      </w:r>
      <w:r w:rsidR="005A55EF" w:rsidRPr="009460E3">
        <w:rPr>
          <w:rFonts w:ascii="Arial" w:hAnsi="Arial" w:cs="Arial"/>
          <w:sz w:val="24"/>
          <w:szCs w:val="24"/>
        </w:rPr>
        <w:t xml:space="preserve"> the peak spatial frequency that gave a response that was half the magnitude of the peak response.</w:t>
      </w:r>
      <w:r w:rsidR="003964A3" w:rsidRPr="009460E3">
        <w:rPr>
          <w:rFonts w:ascii="Arial" w:hAnsi="Arial" w:cs="Arial"/>
          <w:sz w:val="24"/>
          <w:szCs w:val="24"/>
        </w:rPr>
        <w:t xml:space="preserve"> If the response did not reach half the maximum response, the neuron was classified as a low pass tuned neuron.</w:t>
      </w:r>
      <w:r w:rsidR="005A55EF" w:rsidRPr="009460E3">
        <w:rPr>
          <w:rFonts w:ascii="Arial" w:hAnsi="Arial" w:cs="Arial"/>
          <w:sz w:val="24"/>
          <w:szCs w:val="24"/>
        </w:rPr>
        <w:t xml:space="preserve"> The high cut</w:t>
      </w:r>
      <w:r w:rsidR="00D01049" w:rsidRPr="009460E3">
        <w:rPr>
          <w:rFonts w:ascii="Arial" w:hAnsi="Arial" w:cs="Arial"/>
          <w:sz w:val="24"/>
          <w:szCs w:val="24"/>
        </w:rPr>
        <w:t>-</w:t>
      </w:r>
      <w:r w:rsidR="005A55EF" w:rsidRPr="009460E3">
        <w:rPr>
          <w:rFonts w:ascii="Arial" w:hAnsi="Arial" w:cs="Arial"/>
          <w:sz w:val="24"/>
          <w:szCs w:val="24"/>
        </w:rPr>
        <w:t xml:space="preserve">off was the frequency higher than the peak spatial </w:t>
      </w:r>
      <w:r w:rsidR="003964A3" w:rsidRPr="009460E3">
        <w:rPr>
          <w:rFonts w:ascii="Arial" w:hAnsi="Arial" w:cs="Arial"/>
          <w:sz w:val="24"/>
          <w:szCs w:val="24"/>
        </w:rPr>
        <w:t xml:space="preserve">frequency where response was half the magnitude of the peak response. </w:t>
      </w:r>
      <w:r w:rsidR="00B733C7" w:rsidRPr="009460E3">
        <w:rPr>
          <w:rFonts w:ascii="Arial" w:hAnsi="Arial" w:cs="Arial"/>
          <w:sz w:val="24"/>
          <w:szCs w:val="24"/>
        </w:rPr>
        <w:t xml:space="preserve">The </w:t>
      </w:r>
      <w:r w:rsidR="005C77F0" w:rsidRPr="009460E3">
        <w:rPr>
          <w:rFonts w:ascii="Arial" w:hAnsi="Arial" w:cs="Arial"/>
          <w:sz w:val="24"/>
          <w:szCs w:val="24"/>
        </w:rPr>
        <w:t xml:space="preserve">spatial frequency </w:t>
      </w:r>
      <w:r w:rsidR="00B733C7" w:rsidRPr="009460E3">
        <w:rPr>
          <w:rFonts w:ascii="Arial" w:hAnsi="Arial" w:cs="Arial"/>
          <w:sz w:val="24"/>
          <w:szCs w:val="24"/>
        </w:rPr>
        <w:t>tuning bandwidth was then the difference between the high cut</w:t>
      </w:r>
      <w:r w:rsidR="00D01049" w:rsidRPr="009460E3">
        <w:rPr>
          <w:rFonts w:ascii="Arial" w:hAnsi="Arial" w:cs="Arial"/>
          <w:sz w:val="24"/>
          <w:szCs w:val="24"/>
        </w:rPr>
        <w:t>-</w:t>
      </w:r>
      <w:r w:rsidR="00B733C7" w:rsidRPr="009460E3">
        <w:rPr>
          <w:rFonts w:ascii="Arial" w:hAnsi="Arial" w:cs="Arial"/>
          <w:sz w:val="24"/>
          <w:szCs w:val="24"/>
        </w:rPr>
        <w:t>off and the low cut</w:t>
      </w:r>
      <w:r w:rsidR="00D01049" w:rsidRPr="009460E3">
        <w:rPr>
          <w:rFonts w:ascii="Arial" w:hAnsi="Arial" w:cs="Arial"/>
          <w:sz w:val="24"/>
          <w:szCs w:val="24"/>
        </w:rPr>
        <w:t>-</w:t>
      </w:r>
      <w:r w:rsidR="00B733C7" w:rsidRPr="009460E3">
        <w:rPr>
          <w:rFonts w:ascii="Arial" w:hAnsi="Arial" w:cs="Arial"/>
          <w:sz w:val="24"/>
          <w:szCs w:val="24"/>
        </w:rPr>
        <w:t>off</w:t>
      </w:r>
      <w:r w:rsidR="00335EB9" w:rsidRPr="009460E3">
        <w:rPr>
          <w:rFonts w:ascii="Arial" w:hAnsi="Arial" w:cs="Arial"/>
          <w:sz w:val="24"/>
          <w:szCs w:val="24"/>
        </w:rPr>
        <w:t xml:space="preserve"> spatial</w:t>
      </w:r>
      <w:r w:rsidR="00B733C7" w:rsidRPr="009460E3">
        <w:rPr>
          <w:rFonts w:ascii="Arial" w:hAnsi="Arial" w:cs="Arial"/>
          <w:sz w:val="24"/>
          <w:szCs w:val="24"/>
        </w:rPr>
        <w:t xml:space="preserve"> frequenc</w:t>
      </w:r>
      <w:r w:rsidR="00335EB9" w:rsidRPr="009460E3">
        <w:rPr>
          <w:rFonts w:ascii="Arial" w:hAnsi="Arial" w:cs="Arial"/>
          <w:sz w:val="24"/>
          <w:szCs w:val="24"/>
        </w:rPr>
        <w:t>ies</w:t>
      </w:r>
      <w:r w:rsidR="00B733C7" w:rsidRPr="009460E3">
        <w:rPr>
          <w:rFonts w:ascii="Arial" w:hAnsi="Arial" w:cs="Arial"/>
          <w:sz w:val="24"/>
          <w:szCs w:val="24"/>
        </w:rPr>
        <w:t>.</w:t>
      </w:r>
    </w:p>
    <w:p w14:paraId="56C2F9D6" w14:textId="29C02270" w:rsidR="00977414" w:rsidRPr="009460E3" w:rsidRDefault="000D3C65" w:rsidP="0045171C">
      <w:pPr>
        <w:spacing w:line="480" w:lineRule="auto"/>
        <w:rPr>
          <w:rFonts w:ascii="Arial" w:hAnsi="Arial" w:cs="Arial"/>
          <w:sz w:val="24"/>
          <w:szCs w:val="24"/>
        </w:rPr>
      </w:pPr>
      <w:r w:rsidRPr="009460E3">
        <w:rPr>
          <w:rFonts w:ascii="Arial" w:hAnsi="Arial" w:cs="Arial"/>
          <w:sz w:val="24"/>
          <w:szCs w:val="24"/>
        </w:rPr>
        <w:lastRenderedPageBreak/>
        <w:t xml:space="preserve">In order to see if the neurons showed sharper </w:t>
      </w:r>
      <w:proofErr w:type="gramStart"/>
      <w:r w:rsidRPr="009460E3">
        <w:rPr>
          <w:rFonts w:ascii="Arial" w:hAnsi="Arial" w:cs="Arial"/>
          <w:sz w:val="24"/>
          <w:szCs w:val="24"/>
        </w:rPr>
        <w:t xml:space="preserve">orientation tuning at higher spatial frequencies, first the </w:t>
      </w:r>
      <w:r w:rsidR="00977414" w:rsidRPr="009460E3">
        <w:rPr>
          <w:rFonts w:ascii="Arial" w:hAnsi="Arial" w:cs="Arial"/>
          <w:sz w:val="24"/>
          <w:szCs w:val="24"/>
        </w:rPr>
        <w:t xml:space="preserve">spatial frequency tuning </w:t>
      </w:r>
      <w:r w:rsidR="00F002C7" w:rsidRPr="009460E3">
        <w:rPr>
          <w:rFonts w:ascii="Arial" w:hAnsi="Arial" w:cs="Arial"/>
          <w:sz w:val="24"/>
          <w:szCs w:val="24"/>
        </w:rPr>
        <w:t>curve</w:t>
      </w:r>
      <w:proofErr w:type="gramEnd"/>
      <w:r w:rsidR="00F002C7" w:rsidRPr="009460E3">
        <w:rPr>
          <w:rFonts w:ascii="Arial" w:hAnsi="Arial" w:cs="Arial"/>
          <w:sz w:val="24"/>
          <w:szCs w:val="24"/>
        </w:rPr>
        <w:t xml:space="preserve"> </w:t>
      </w:r>
      <w:r w:rsidR="00977414" w:rsidRPr="009460E3">
        <w:rPr>
          <w:rFonts w:ascii="Arial" w:hAnsi="Arial" w:cs="Arial"/>
          <w:sz w:val="24"/>
          <w:szCs w:val="24"/>
        </w:rPr>
        <w:t>at the optim</w:t>
      </w:r>
      <w:r w:rsidR="00F002C7" w:rsidRPr="009460E3">
        <w:rPr>
          <w:rFonts w:ascii="Arial" w:hAnsi="Arial" w:cs="Arial"/>
          <w:sz w:val="24"/>
          <w:szCs w:val="24"/>
        </w:rPr>
        <w:t>um and orthogonal orientations were used</w:t>
      </w:r>
      <w:r w:rsidR="00977414" w:rsidRPr="009460E3">
        <w:rPr>
          <w:rFonts w:ascii="Arial" w:hAnsi="Arial" w:cs="Arial"/>
          <w:sz w:val="24"/>
          <w:szCs w:val="24"/>
        </w:rPr>
        <w:t xml:space="preserve">. The bandwidth during which the superior </w:t>
      </w:r>
      <w:proofErr w:type="spellStart"/>
      <w:r w:rsidR="00977414" w:rsidRPr="009460E3">
        <w:rPr>
          <w:rFonts w:ascii="Arial" w:hAnsi="Arial" w:cs="Arial"/>
          <w:sz w:val="24"/>
          <w:szCs w:val="24"/>
        </w:rPr>
        <w:t>colliculus</w:t>
      </w:r>
      <w:proofErr w:type="spellEnd"/>
      <w:r w:rsidR="00977414" w:rsidRPr="009460E3">
        <w:rPr>
          <w:rFonts w:ascii="Arial" w:hAnsi="Arial" w:cs="Arial"/>
          <w:sz w:val="24"/>
          <w:szCs w:val="24"/>
        </w:rPr>
        <w:t xml:space="preserve"> neurons responded for the optimum orientation but not for the orthogonal orientation was calculated. In order to do this, a </w:t>
      </w:r>
      <w:r w:rsidRPr="009460E3">
        <w:rPr>
          <w:rFonts w:ascii="Arial" w:hAnsi="Arial" w:cs="Arial"/>
          <w:sz w:val="24"/>
          <w:szCs w:val="24"/>
        </w:rPr>
        <w:t>‘</w:t>
      </w:r>
      <w:r w:rsidR="00977414" w:rsidRPr="009460E3">
        <w:rPr>
          <w:rFonts w:ascii="Arial" w:hAnsi="Arial" w:cs="Arial"/>
          <w:sz w:val="24"/>
          <w:szCs w:val="24"/>
        </w:rPr>
        <w:t>minimum response</w:t>
      </w:r>
      <w:r w:rsidRPr="009460E3">
        <w:rPr>
          <w:rFonts w:ascii="Arial" w:hAnsi="Arial" w:cs="Arial"/>
          <w:sz w:val="24"/>
          <w:szCs w:val="24"/>
        </w:rPr>
        <w:t>’</w:t>
      </w:r>
      <w:r w:rsidR="00977414" w:rsidRPr="009460E3">
        <w:rPr>
          <w:rFonts w:ascii="Arial" w:hAnsi="Arial" w:cs="Arial"/>
          <w:sz w:val="24"/>
          <w:szCs w:val="24"/>
        </w:rPr>
        <w:t xml:space="preserve"> was defined as the response rate at the spatial frequency where the response between the optimum and orthogonal orientations w</w:t>
      </w:r>
      <w:r w:rsidR="00335EB9" w:rsidRPr="009460E3">
        <w:rPr>
          <w:rFonts w:ascii="Arial" w:hAnsi="Arial" w:cs="Arial"/>
          <w:sz w:val="24"/>
          <w:szCs w:val="24"/>
        </w:rPr>
        <w:t>as</w:t>
      </w:r>
      <w:r w:rsidR="00977414" w:rsidRPr="009460E3">
        <w:rPr>
          <w:rFonts w:ascii="Arial" w:hAnsi="Arial" w:cs="Arial"/>
          <w:sz w:val="24"/>
          <w:szCs w:val="24"/>
        </w:rPr>
        <w:t xml:space="preserve"> no longer significantly different. The spatial frequency where the response rate for the optimum and orthogonal orientations first reach</w:t>
      </w:r>
      <w:r w:rsidR="00FB2B0D" w:rsidRPr="009460E3">
        <w:rPr>
          <w:rFonts w:ascii="Arial" w:hAnsi="Arial" w:cs="Arial"/>
          <w:sz w:val="24"/>
          <w:szCs w:val="24"/>
        </w:rPr>
        <w:t>ed</w:t>
      </w:r>
      <w:r w:rsidR="00977414" w:rsidRPr="009460E3">
        <w:rPr>
          <w:rFonts w:ascii="Arial" w:hAnsi="Arial" w:cs="Arial"/>
          <w:sz w:val="24"/>
          <w:szCs w:val="24"/>
        </w:rPr>
        <w:t xml:space="preserve"> the minimum response was termed the optimum cut</w:t>
      </w:r>
      <w:r w:rsidR="00D01049" w:rsidRPr="009460E3">
        <w:rPr>
          <w:rFonts w:ascii="Arial" w:hAnsi="Arial" w:cs="Arial"/>
          <w:sz w:val="24"/>
          <w:szCs w:val="24"/>
        </w:rPr>
        <w:t>-</w:t>
      </w:r>
      <w:r w:rsidR="00977414" w:rsidRPr="009460E3">
        <w:rPr>
          <w:rFonts w:ascii="Arial" w:hAnsi="Arial" w:cs="Arial"/>
          <w:sz w:val="24"/>
          <w:szCs w:val="24"/>
        </w:rPr>
        <w:t>off and orthogonal cut</w:t>
      </w:r>
      <w:r w:rsidR="00D01049" w:rsidRPr="009460E3">
        <w:rPr>
          <w:rFonts w:ascii="Arial" w:hAnsi="Arial" w:cs="Arial"/>
          <w:sz w:val="24"/>
          <w:szCs w:val="24"/>
        </w:rPr>
        <w:t>-</w:t>
      </w:r>
      <w:r w:rsidR="00977414" w:rsidRPr="009460E3">
        <w:rPr>
          <w:rFonts w:ascii="Arial" w:hAnsi="Arial" w:cs="Arial"/>
          <w:sz w:val="24"/>
          <w:szCs w:val="24"/>
        </w:rPr>
        <w:t xml:space="preserve">off. The difference between </w:t>
      </w:r>
      <w:r w:rsidR="00D01049" w:rsidRPr="009460E3">
        <w:rPr>
          <w:rFonts w:ascii="Arial" w:hAnsi="Arial" w:cs="Arial"/>
          <w:sz w:val="24"/>
          <w:szCs w:val="24"/>
        </w:rPr>
        <w:t>the</w:t>
      </w:r>
      <w:r w:rsidR="00977414" w:rsidRPr="009460E3">
        <w:rPr>
          <w:rFonts w:ascii="Arial" w:hAnsi="Arial" w:cs="Arial"/>
          <w:sz w:val="24"/>
          <w:szCs w:val="24"/>
        </w:rPr>
        <w:t xml:space="preserve"> cut</w:t>
      </w:r>
      <w:r w:rsidR="00D01049" w:rsidRPr="009460E3">
        <w:rPr>
          <w:rFonts w:ascii="Arial" w:hAnsi="Arial" w:cs="Arial"/>
          <w:sz w:val="24"/>
          <w:szCs w:val="24"/>
        </w:rPr>
        <w:t>-</w:t>
      </w:r>
      <w:r w:rsidR="00977414" w:rsidRPr="009460E3">
        <w:rPr>
          <w:rFonts w:ascii="Arial" w:hAnsi="Arial" w:cs="Arial"/>
          <w:sz w:val="24"/>
          <w:szCs w:val="24"/>
        </w:rPr>
        <w:t>off</w:t>
      </w:r>
      <w:r w:rsidR="00D01049" w:rsidRPr="009460E3">
        <w:rPr>
          <w:rFonts w:ascii="Arial" w:hAnsi="Arial" w:cs="Arial"/>
          <w:sz w:val="24"/>
          <w:szCs w:val="24"/>
        </w:rPr>
        <w:t xml:space="preserve"> frequencies</w:t>
      </w:r>
      <w:r w:rsidR="00977414" w:rsidRPr="009460E3">
        <w:rPr>
          <w:rFonts w:ascii="Arial" w:hAnsi="Arial" w:cs="Arial"/>
          <w:sz w:val="24"/>
          <w:szCs w:val="24"/>
        </w:rPr>
        <w:t xml:space="preserve"> for the optimum and</w:t>
      </w:r>
      <w:r w:rsidR="00D01049" w:rsidRPr="009460E3">
        <w:rPr>
          <w:rFonts w:ascii="Arial" w:hAnsi="Arial" w:cs="Arial"/>
          <w:sz w:val="24"/>
          <w:szCs w:val="24"/>
        </w:rPr>
        <w:t xml:space="preserve"> orthogonal orientations </w:t>
      </w:r>
      <w:r w:rsidR="00977414" w:rsidRPr="009460E3">
        <w:rPr>
          <w:rFonts w:ascii="Arial" w:hAnsi="Arial" w:cs="Arial"/>
          <w:sz w:val="24"/>
          <w:szCs w:val="24"/>
        </w:rPr>
        <w:t>were calculated</w:t>
      </w:r>
      <w:r w:rsidR="00FB2B0D" w:rsidRPr="009460E3">
        <w:rPr>
          <w:rFonts w:ascii="Arial" w:hAnsi="Arial" w:cs="Arial"/>
          <w:sz w:val="24"/>
          <w:szCs w:val="24"/>
        </w:rPr>
        <w:t xml:space="preserve"> (see figure 1)</w:t>
      </w:r>
      <w:r w:rsidR="00977414" w:rsidRPr="009460E3">
        <w:rPr>
          <w:rFonts w:ascii="Arial" w:hAnsi="Arial" w:cs="Arial"/>
          <w:sz w:val="24"/>
          <w:szCs w:val="24"/>
        </w:rPr>
        <w:t>.</w:t>
      </w:r>
    </w:p>
    <w:p w14:paraId="28AB3E88" w14:textId="77777777" w:rsidR="00FB2B0D" w:rsidRPr="009460E3" w:rsidRDefault="00FB2B0D" w:rsidP="00FB2B0D">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01BCE438" wp14:editId="468BE646">
            <wp:extent cx="4237630" cy="2481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_cutoffdem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8056" cy="2487217"/>
                    </a:xfrm>
                    <a:prstGeom prst="rect">
                      <a:avLst/>
                    </a:prstGeom>
                  </pic:spPr>
                </pic:pic>
              </a:graphicData>
            </a:graphic>
          </wp:inline>
        </w:drawing>
      </w:r>
    </w:p>
    <w:p w14:paraId="4C8ABE8C" w14:textId="4AF5E1DA" w:rsidR="00FB2B0D" w:rsidRPr="009460E3" w:rsidRDefault="00FB2B0D" w:rsidP="00FB2B0D">
      <w:pPr>
        <w:spacing w:line="240" w:lineRule="auto"/>
        <w:rPr>
          <w:rFonts w:ascii="Arial" w:hAnsi="Arial" w:cs="Arial"/>
          <w:i/>
          <w:sz w:val="24"/>
          <w:szCs w:val="24"/>
        </w:rPr>
      </w:pPr>
      <w:r w:rsidRPr="009460E3">
        <w:rPr>
          <w:rFonts w:ascii="Arial" w:hAnsi="Arial" w:cs="Arial"/>
          <w:i/>
          <w:sz w:val="24"/>
          <w:szCs w:val="24"/>
        </w:rPr>
        <w:t>Figure 1:</w:t>
      </w:r>
      <w:r w:rsidRPr="009460E3">
        <w:rPr>
          <w:rFonts w:ascii="Arial" w:hAnsi="Arial" w:cs="Arial"/>
          <w:sz w:val="24"/>
          <w:szCs w:val="24"/>
        </w:rPr>
        <w:t xml:space="preserve"> </w:t>
      </w:r>
      <w:r w:rsidRPr="009460E3">
        <w:rPr>
          <w:rFonts w:ascii="Arial" w:hAnsi="Arial" w:cs="Arial"/>
          <w:i/>
          <w:sz w:val="24"/>
          <w:szCs w:val="24"/>
        </w:rPr>
        <w:t>Example SF tuning curves for optimum (blue) and orthogonal (red) orientations. The cut-off frequency at the optimal orientation is the SF at which the response at optimal orientation is no longer significantly different from the response at orthogonal orientation. The response at the cut-off frequency for optimum orientation is called the minimum response. For the orthogonal orientation, the cut-off frequency was the SF at which minimum response was first reached. Error bars are 95% confidence intervals.</w:t>
      </w:r>
    </w:p>
    <w:p w14:paraId="2F09DE8B" w14:textId="77777777" w:rsidR="00FB2B0D" w:rsidRPr="009460E3" w:rsidRDefault="00FB2B0D" w:rsidP="0045171C">
      <w:pPr>
        <w:spacing w:line="480" w:lineRule="auto"/>
        <w:rPr>
          <w:rFonts w:ascii="Arial" w:hAnsi="Arial" w:cs="Arial"/>
          <w:sz w:val="24"/>
          <w:szCs w:val="24"/>
        </w:rPr>
      </w:pPr>
    </w:p>
    <w:p w14:paraId="3386CC59" w14:textId="40819F3B" w:rsidR="00D426B8" w:rsidRPr="009460E3" w:rsidRDefault="00D426B8" w:rsidP="0045171C">
      <w:pPr>
        <w:spacing w:line="480" w:lineRule="auto"/>
        <w:rPr>
          <w:rFonts w:ascii="Arial" w:hAnsi="Arial" w:cs="Arial"/>
          <w:sz w:val="24"/>
          <w:szCs w:val="24"/>
        </w:rPr>
      </w:pPr>
      <w:r w:rsidRPr="009460E3">
        <w:rPr>
          <w:rFonts w:ascii="Arial" w:hAnsi="Arial" w:cs="Arial"/>
          <w:sz w:val="24"/>
          <w:szCs w:val="24"/>
        </w:rPr>
        <w:lastRenderedPageBreak/>
        <w:t xml:space="preserve">Circular variance of the neurons at each spatial frequency was </w:t>
      </w:r>
      <w:r w:rsidR="00D01049" w:rsidRPr="009460E3">
        <w:rPr>
          <w:rFonts w:ascii="Arial" w:hAnsi="Arial" w:cs="Arial"/>
          <w:sz w:val="24"/>
          <w:szCs w:val="24"/>
        </w:rPr>
        <w:t xml:space="preserve">also </w:t>
      </w:r>
      <w:r w:rsidRPr="009460E3">
        <w:rPr>
          <w:rFonts w:ascii="Arial" w:hAnsi="Arial" w:cs="Arial"/>
          <w:sz w:val="24"/>
          <w:szCs w:val="24"/>
        </w:rPr>
        <w:t xml:space="preserve">calculated using the circular variance formula described in Equation 1 where spatial frequency tuning </w:t>
      </w:r>
      <w:r w:rsidR="001F1C31" w:rsidRPr="009460E3">
        <w:rPr>
          <w:rFonts w:ascii="Arial" w:hAnsi="Arial" w:cs="Arial"/>
          <w:sz w:val="24"/>
          <w:szCs w:val="24"/>
        </w:rPr>
        <w:t xml:space="preserve">data at </w:t>
      </w:r>
      <w:proofErr w:type="spellStart"/>
      <w:r w:rsidR="001F1C31" w:rsidRPr="009460E3">
        <w:rPr>
          <w:rFonts w:ascii="Arial" w:hAnsi="Arial" w:cs="Arial"/>
          <w:sz w:val="24"/>
          <w:szCs w:val="24"/>
        </w:rPr>
        <w:t>atleast</w:t>
      </w:r>
      <w:proofErr w:type="spellEnd"/>
      <w:r w:rsidR="001F1C31" w:rsidRPr="009460E3">
        <w:rPr>
          <w:rFonts w:ascii="Arial" w:hAnsi="Arial" w:cs="Arial"/>
          <w:sz w:val="24"/>
          <w:szCs w:val="24"/>
        </w:rPr>
        <w:t xml:space="preserve"> four different</w:t>
      </w:r>
      <w:r w:rsidRPr="009460E3">
        <w:rPr>
          <w:rFonts w:ascii="Arial" w:hAnsi="Arial" w:cs="Arial"/>
          <w:sz w:val="24"/>
          <w:szCs w:val="24"/>
        </w:rPr>
        <w:t xml:space="preserve"> orientations</w:t>
      </w:r>
      <w:r w:rsidR="001F1C31" w:rsidRPr="009460E3">
        <w:rPr>
          <w:rFonts w:ascii="Arial" w:hAnsi="Arial" w:cs="Arial"/>
          <w:sz w:val="24"/>
          <w:szCs w:val="24"/>
        </w:rPr>
        <w:t xml:space="preserve"> was calculated</w:t>
      </w:r>
      <w:r w:rsidRPr="009460E3">
        <w:rPr>
          <w:rFonts w:ascii="Arial" w:hAnsi="Arial" w:cs="Arial"/>
          <w:sz w:val="24"/>
          <w:szCs w:val="24"/>
        </w:rPr>
        <w:t xml:space="preserve">. The orientation selectivity index (OSI) at each spatial frequency was also calculated as </w:t>
      </w:r>
      <w:r w:rsidR="00D01049" w:rsidRPr="009460E3">
        <w:rPr>
          <w:rFonts w:ascii="Arial" w:hAnsi="Arial" w:cs="Arial"/>
          <w:sz w:val="24"/>
          <w:szCs w:val="24"/>
        </w:rPr>
        <w:t>1-</w:t>
      </w:r>
      <w:r w:rsidRPr="009460E3">
        <w:rPr>
          <w:rFonts w:ascii="Arial" w:hAnsi="Arial" w:cs="Arial"/>
          <w:sz w:val="24"/>
          <w:szCs w:val="24"/>
        </w:rPr>
        <w:t xml:space="preserve"> reciprocal of orientation bias (Equation 2).</w:t>
      </w:r>
      <w:r w:rsidR="00B25D86" w:rsidRPr="009460E3">
        <w:rPr>
          <w:rFonts w:ascii="Arial" w:hAnsi="Arial" w:cs="Arial"/>
          <w:sz w:val="24"/>
          <w:szCs w:val="24"/>
        </w:rPr>
        <w:t xml:space="preserve"> The OSI instead of the bias was calculated in this instance </w:t>
      </w:r>
      <w:r w:rsidR="00D01049" w:rsidRPr="009460E3">
        <w:rPr>
          <w:rFonts w:ascii="Arial" w:hAnsi="Arial" w:cs="Arial"/>
          <w:sz w:val="24"/>
          <w:szCs w:val="24"/>
        </w:rPr>
        <w:t>a</w:t>
      </w:r>
      <w:r w:rsidR="00B25D86" w:rsidRPr="009460E3">
        <w:rPr>
          <w:rFonts w:ascii="Arial" w:hAnsi="Arial" w:cs="Arial"/>
          <w:sz w:val="24"/>
          <w:szCs w:val="24"/>
        </w:rPr>
        <w:t>s</w:t>
      </w:r>
      <w:r w:rsidR="00D01049" w:rsidRPr="009460E3">
        <w:rPr>
          <w:rFonts w:ascii="Arial" w:hAnsi="Arial" w:cs="Arial"/>
          <w:sz w:val="24"/>
          <w:szCs w:val="24"/>
        </w:rPr>
        <w:t xml:space="preserve"> 1)</w:t>
      </w:r>
      <w:r w:rsidR="00B25D86" w:rsidRPr="009460E3">
        <w:rPr>
          <w:rFonts w:ascii="Arial" w:hAnsi="Arial" w:cs="Arial"/>
          <w:sz w:val="24"/>
          <w:szCs w:val="24"/>
        </w:rPr>
        <w:t xml:space="preserve"> no comparison to previous studies were made using this data; 2) The value of OSI would always be within 0 and 1 whereas the maximum value of bias could be infinity; and 3) As this calculation only requires the spatial frequency data at the optimum orientation and orthogonal orientations, a more complete data set could be achieved</w:t>
      </w:r>
      <w:r w:rsidR="00D01049" w:rsidRPr="009460E3">
        <w:rPr>
          <w:rFonts w:ascii="Arial" w:hAnsi="Arial" w:cs="Arial"/>
          <w:sz w:val="24"/>
          <w:szCs w:val="24"/>
        </w:rPr>
        <w:t xml:space="preserve"> where the relationship between orientation tuning and the spatial frequency tuning of the neurons was recorded</w:t>
      </w:r>
      <w:r w:rsidR="00B25D86" w:rsidRPr="009460E3">
        <w:rPr>
          <w:rFonts w:ascii="Arial" w:hAnsi="Arial" w:cs="Arial"/>
          <w:sz w:val="24"/>
          <w:szCs w:val="24"/>
        </w:rPr>
        <w:t xml:space="preserve">. The relationship between the OSI and CV </w:t>
      </w:r>
      <w:r w:rsidR="001F1C31" w:rsidRPr="009460E3">
        <w:rPr>
          <w:rFonts w:ascii="Arial" w:hAnsi="Arial" w:cs="Arial"/>
          <w:sz w:val="24"/>
          <w:szCs w:val="24"/>
        </w:rPr>
        <w:t>were</w:t>
      </w:r>
      <w:r w:rsidR="00D01049" w:rsidRPr="009460E3">
        <w:rPr>
          <w:rFonts w:ascii="Arial" w:hAnsi="Arial" w:cs="Arial"/>
          <w:sz w:val="24"/>
          <w:szCs w:val="24"/>
        </w:rPr>
        <w:t xml:space="preserve"> also</w:t>
      </w:r>
      <w:r w:rsidR="00B25D86" w:rsidRPr="009460E3">
        <w:rPr>
          <w:rFonts w:ascii="Arial" w:hAnsi="Arial" w:cs="Arial"/>
          <w:sz w:val="24"/>
          <w:szCs w:val="24"/>
        </w:rPr>
        <w:t xml:space="preserve"> examined in the results.</w:t>
      </w:r>
    </w:p>
    <w:p w14:paraId="4DBAB162" w14:textId="77777777" w:rsidR="00423233" w:rsidRPr="009460E3" w:rsidRDefault="00583941" w:rsidP="0045171C">
      <w:pPr>
        <w:spacing w:line="480" w:lineRule="auto"/>
        <w:rPr>
          <w:rFonts w:ascii="Arial" w:hAnsi="Arial" w:cs="Arial"/>
          <w:b/>
          <w:sz w:val="24"/>
          <w:szCs w:val="24"/>
        </w:rPr>
      </w:pPr>
      <w:r w:rsidRPr="009460E3">
        <w:rPr>
          <w:rFonts w:ascii="Arial" w:hAnsi="Arial" w:cs="Arial"/>
          <w:b/>
          <w:sz w:val="24"/>
          <w:szCs w:val="24"/>
        </w:rPr>
        <w:t>Histology</w:t>
      </w:r>
    </w:p>
    <w:p w14:paraId="241C350B" w14:textId="7B8252D5" w:rsidR="00583941" w:rsidRPr="009460E3" w:rsidRDefault="00583941" w:rsidP="0045171C">
      <w:pPr>
        <w:spacing w:line="480" w:lineRule="auto"/>
        <w:rPr>
          <w:rFonts w:ascii="Arial" w:hAnsi="Arial" w:cs="Arial"/>
          <w:sz w:val="24"/>
          <w:szCs w:val="24"/>
        </w:rPr>
      </w:pPr>
      <w:r w:rsidRPr="009460E3">
        <w:rPr>
          <w:rFonts w:ascii="Arial" w:hAnsi="Arial" w:cs="Arial"/>
          <w:sz w:val="24"/>
          <w:szCs w:val="24"/>
        </w:rPr>
        <w:t xml:space="preserve">The brain that was stored in the sucrose at the end of the experiment was cut into </w:t>
      </w:r>
      <w:proofErr w:type="gramStart"/>
      <w:r w:rsidRPr="009460E3">
        <w:rPr>
          <w:rFonts w:ascii="Arial" w:hAnsi="Arial" w:cs="Arial"/>
          <w:sz w:val="24"/>
          <w:szCs w:val="24"/>
        </w:rPr>
        <w:t>50 micron</w:t>
      </w:r>
      <w:proofErr w:type="gramEnd"/>
      <w:r w:rsidRPr="009460E3">
        <w:rPr>
          <w:rFonts w:ascii="Arial" w:hAnsi="Arial" w:cs="Arial"/>
          <w:sz w:val="24"/>
          <w:szCs w:val="24"/>
        </w:rPr>
        <w:t xml:space="preserve"> </w:t>
      </w:r>
      <w:r w:rsidR="00423233" w:rsidRPr="009460E3">
        <w:rPr>
          <w:rFonts w:ascii="Arial" w:hAnsi="Arial" w:cs="Arial"/>
          <w:sz w:val="24"/>
          <w:szCs w:val="24"/>
        </w:rPr>
        <w:t>sections</w:t>
      </w:r>
      <w:r w:rsidRPr="009460E3">
        <w:rPr>
          <w:rFonts w:ascii="Arial" w:hAnsi="Arial" w:cs="Arial"/>
          <w:sz w:val="24"/>
          <w:szCs w:val="24"/>
        </w:rPr>
        <w:t xml:space="preserve"> </w:t>
      </w:r>
      <w:r w:rsidR="00423233" w:rsidRPr="009460E3">
        <w:rPr>
          <w:rFonts w:ascii="Arial" w:hAnsi="Arial" w:cs="Arial"/>
          <w:sz w:val="24"/>
          <w:szCs w:val="24"/>
        </w:rPr>
        <w:t>using</w:t>
      </w:r>
      <w:r w:rsidRPr="009460E3">
        <w:rPr>
          <w:rFonts w:ascii="Arial" w:hAnsi="Arial" w:cs="Arial"/>
          <w:sz w:val="24"/>
          <w:szCs w:val="24"/>
        </w:rPr>
        <w:t xml:space="preserve"> a cryostat and then mounted on</w:t>
      </w:r>
      <w:r w:rsidR="00C10394" w:rsidRPr="009460E3">
        <w:rPr>
          <w:rFonts w:ascii="Arial" w:hAnsi="Arial" w:cs="Arial"/>
          <w:sz w:val="24"/>
          <w:szCs w:val="24"/>
        </w:rPr>
        <w:t xml:space="preserve"> </w:t>
      </w:r>
      <w:proofErr w:type="spellStart"/>
      <w:r w:rsidR="00C10394" w:rsidRPr="009460E3">
        <w:rPr>
          <w:rFonts w:ascii="Arial" w:hAnsi="Arial" w:cs="Arial"/>
          <w:sz w:val="24"/>
          <w:szCs w:val="24"/>
        </w:rPr>
        <w:t>gelatinised</w:t>
      </w:r>
      <w:proofErr w:type="spellEnd"/>
      <w:r w:rsidRPr="009460E3">
        <w:rPr>
          <w:rFonts w:ascii="Arial" w:hAnsi="Arial" w:cs="Arial"/>
          <w:sz w:val="24"/>
          <w:szCs w:val="24"/>
        </w:rPr>
        <w:t xml:space="preserve"> slides. The sections were then stained </w:t>
      </w:r>
      <w:r w:rsidR="00423233" w:rsidRPr="009460E3">
        <w:rPr>
          <w:rFonts w:ascii="Arial" w:hAnsi="Arial" w:cs="Arial"/>
          <w:sz w:val="24"/>
          <w:szCs w:val="24"/>
        </w:rPr>
        <w:t xml:space="preserve">using </w:t>
      </w:r>
      <w:proofErr w:type="spellStart"/>
      <w:r w:rsidR="00423233" w:rsidRPr="009460E3">
        <w:rPr>
          <w:rFonts w:ascii="Arial" w:hAnsi="Arial" w:cs="Arial"/>
          <w:sz w:val="24"/>
          <w:szCs w:val="24"/>
        </w:rPr>
        <w:t>Cresyl</w:t>
      </w:r>
      <w:proofErr w:type="spellEnd"/>
      <w:r w:rsidR="00423233" w:rsidRPr="009460E3">
        <w:rPr>
          <w:rFonts w:ascii="Arial" w:hAnsi="Arial" w:cs="Arial"/>
          <w:sz w:val="24"/>
          <w:szCs w:val="24"/>
        </w:rPr>
        <w:t xml:space="preserve"> Violet</w:t>
      </w:r>
      <w:r w:rsidR="00C10394" w:rsidRPr="009460E3">
        <w:rPr>
          <w:rFonts w:ascii="Arial" w:hAnsi="Arial" w:cs="Arial"/>
          <w:sz w:val="24"/>
          <w:szCs w:val="24"/>
        </w:rPr>
        <w:t xml:space="preserve"> acetate solution</w:t>
      </w:r>
      <w:r w:rsidRPr="009460E3">
        <w:rPr>
          <w:rFonts w:ascii="Arial" w:hAnsi="Arial" w:cs="Arial"/>
          <w:sz w:val="24"/>
          <w:szCs w:val="24"/>
        </w:rPr>
        <w:t>.</w:t>
      </w:r>
      <w:r w:rsidR="00423233" w:rsidRPr="009460E3">
        <w:rPr>
          <w:rFonts w:ascii="Arial" w:hAnsi="Arial" w:cs="Arial"/>
          <w:sz w:val="24"/>
          <w:szCs w:val="24"/>
        </w:rPr>
        <w:t xml:space="preserve"> Lesions were identified and t</w:t>
      </w:r>
      <w:r w:rsidR="0093239D" w:rsidRPr="009460E3">
        <w:rPr>
          <w:rFonts w:ascii="Arial" w:hAnsi="Arial" w:cs="Arial"/>
          <w:sz w:val="24"/>
          <w:szCs w:val="24"/>
        </w:rPr>
        <w:t>he electrode tracks reconstructed</w:t>
      </w:r>
      <w:r w:rsidR="00423233" w:rsidRPr="009460E3">
        <w:rPr>
          <w:rFonts w:ascii="Arial" w:hAnsi="Arial" w:cs="Arial"/>
          <w:sz w:val="24"/>
          <w:szCs w:val="24"/>
        </w:rPr>
        <w:t xml:space="preserve"> to verify that all our neurons were indeed recorded from the superior </w:t>
      </w:r>
      <w:proofErr w:type="spellStart"/>
      <w:r w:rsidR="00423233" w:rsidRPr="009460E3">
        <w:rPr>
          <w:rFonts w:ascii="Arial" w:hAnsi="Arial" w:cs="Arial"/>
          <w:sz w:val="24"/>
          <w:szCs w:val="24"/>
        </w:rPr>
        <w:t>colliculus</w:t>
      </w:r>
      <w:proofErr w:type="spellEnd"/>
      <w:r w:rsidR="00423233" w:rsidRPr="009460E3">
        <w:rPr>
          <w:rFonts w:ascii="Arial" w:hAnsi="Arial" w:cs="Arial"/>
          <w:sz w:val="24"/>
          <w:szCs w:val="24"/>
        </w:rPr>
        <w:t>.</w:t>
      </w:r>
    </w:p>
    <w:p w14:paraId="63BA8441" w14:textId="00ACA0C9" w:rsidR="0093239D" w:rsidRPr="009460E3" w:rsidRDefault="00977414" w:rsidP="0045171C">
      <w:pPr>
        <w:spacing w:line="480" w:lineRule="auto"/>
        <w:rPr>
          <w:rFonts w:ascii="Arial" w:hAnsi="Arial" w:cs="Arial"/>
          <w:b/>
          <w:sz w:val="24"/>
          <w:szCs w:val="24"/>
        </w:rPr>
      </w:pPr>
      <w:r w:rsidRPr="009460E3">
        <w:rPr>
          <w:rFonts w:ascii="Arial" w:hAnsi="Arial" w:cs="Arial"/>
          <w:b/>
          <w:sz w:val="24"/>
          <w:szCs w:val="24"/>
        </w:rPr>
        <w:t>Results</w:t>
      </w:r>
    </w:p>
    <w:p w14:paraId="79A0F4AA" w14:textId="20D10053" w:rsidR="0093239D" w:rsidRPr="009460E3" w:rsidRDefault="0093239D" w:rsidP="0045171C">
      <w:pPr>
        <w:spacing w:line="480" w:lineRule="auto"/>
        <w:rPr>
          <w:rFonts w:ascii="Arial" w:hAnsi="Arial" w:cs="Arial"/>
          <w:b/>
          <w:sz w:val="24"/>
          <w:szCs w:val="24"/>
        </w:rPr>
      </w:pPr>
      <w:r w:rsidRPr="009460E3">
        <w:rPr>
          <w:rFonts w:ascii="Arial" w:hAnsi="Arial" w:cs="Arial"/>
          <w:b/>
          <w:sz w:val="24"/>
          <w:szCs w:val="24"/>
        </w:rPr>
        <w:t>Summary of Results:</w:t>
      </w:r>
    </w:p>
    <w:p w14:paraId="0D063C48" w14:textId="6C4BB883" w:rsidR="0093239D" w:rsidRPr="009460E3" w:rsidRDefault="0093239D" w:rsidP="0045171C">
      <w:pPr>
        <w:spacing w:line="480" w:lineRule="auto"/>
        <w:rPr>
          <w:rFonts w:ascii="Arial" w:hAnsi="Arial" w:cs="Arial"/>
          <w:sz w:val="24"/>
          <w:szCs w:val="24"/>
        </w:rPr>
      </w:pPr>
      <w:r w:rsidRPr="009460E3">
        <w:rPr>
          <w:rFonts w:ascii="Arial" w:hAnsi="Arial" w:cs="Arial"/>
          <w:sz w:val="24"/>
          <w:szCs w:val="24"/>
        </w:rPr>
        <w:t>A total of 22 units were recorded from</w:t>
      </w:r>
      <w:r w:rsidR="00950187" w:rsidRPr="009460E3">
        <w:rPr>
          <w:rFonts w:ascii="Arial" w:hAnsi="Arial" w:cs="Arial"/>
          <w:sz w:val="24"/>
          <w:szCs w:val="24"/>
        </w:rPr>
        <w:t xml:space="preserve"> five tracks in three </w:t>
      </w:r>
      <w:proofErr w:type="spellStart"/>
      <w:r w:rsidR="00950187" w:rsidRPr="009460E3">
        <w:rPr>
          <w:rFonts w:ascii="Arial" w:hAnsi="Arial" w:cs="Arial"/>
          <w:sz w:val="24"/>
          <w:szCs w:val="24"/>
        </w:rPr>
        <w:t>anaesthetised</w:t>
      </w:r>
      <w:proofErr w:type="spellEnd"/>
      <w:r w:rsidR="00950187" w:rsidRPr="009460E3">
        <w:rPr>
          <w:rFonts w:ascii="Arial" w:hAnsi="Arial" w:cs="Arial"/>
          <w:sz w:val="24"/>
          <w:szCs w:val="24"/>
        </w:rPr>
        <w:t xml:space="preserve"> Tree Shrews (2 female and 1 male)</w:t>
      </w:r>
      <w:r w:rsidRPr="009460E3">
        <w:rPr>
          <w:rFonts w:ascii="Arial" w:hAnsi="Arial" w:cs="Arial"/>
          <w:sz w:val="24"/>
          <w:szCs w:val="24"/>
        </w:rPr>
        <w:t>.</w:t>
      </w:r>
      <w:r w:rsidR="00D92083" w:rsidRPr="009460E3">
        <w:rPr>
          <w:rFonts w:ascii="Arial" w:hAnsi="Arial" w:cs="Arial"/>
          <w:sz w:val="24"/>
          <w:szCs w:val="24"/>
        </w:rPr>
        <w:t xml:space="preserve"> All neurons were from the superficial layers of superior </w:t>
      </w:r>
      <w:proofErr w:type="spellStart"/>
      <w:r w:rsidR="00D92083" w:rsidRPr="009460E3">
        <w:rPr>
          <w:rFonts w:ascii="Arial" w:hAnsi="Arial" w:cs="Arial"/>
          <w:sz w:val="24"/>
          <w:szCs w:val="24"/>
        </w:rPr>
        <w:t>colliculus</w:t>
      </w:r>
      <w:proofErr w:type="spellEnd"/>
      <w:r w:rsidR="00D92083" w:rsidRPr="009460E3">
        <w:rPr>
          <w:rFonts w:ascii="Arial" w:hAnsi="Arial" w:cs="Arial"/>
          <w:sz w:val="24"/>
          <w:szCs w:val="24"/>
        </w:rPr>
        <w:t>.</w:t>
      </w:r>
      <w:r w:rsidR="00414D93" w:rsidRPr="009460E3">
        <w:rPr>
          <w:rFonts w:ascii="Arial" w:hAnsi="Arial" w:cs="Arial"/>
          <w:sz w:val="24"/>
          <w:szCs w:val="24"/>
        </w:rPr>
        <w:t xml:space="preserve"> </w:t>
      </w:r>
      <w:r w:rsidR="000720CF" w:rsidRPr="009460E3">
        <w:rPr>
          <w:rFonts w:ascii="Arial" w:hAnsi="Arial" w:cs="Arial"/>
          <w:sz w:val="24"/>
          <w:szCs w:val="24"/>
        </w:rPr>
        <w:lastRenderedPageBreak/>
        <w:t>Of the 22 neurons, 20 were biased for orientation</w:t>
      </w:r>
      <w:r w:rsidR="00950187" w:rsidRPr="009460E3">
        <w:rPr>
          <w:rFonts w:ascii="Arial" w:hAnsi="Arial" w:cs="Arial"/>
          <w:sz w:val="24"/>
          <w:szCs w:val="24"/>
        </w:rPr>
        <w:t>.</w:t>
      </w:r>
      <w:r w:rsidR="000720CF" w:rsidRPr="009460E3">
        <w:rPr>
          <w:rFonts w:ascii="Arial" w:hAnsi="Arial" w:cs="Arial"/>
          <w:sz w:val="24"/>
          <w:szCs w:val="24"/>
        </w:rPr>
        <w:t xml:space="preserve"> </w:t>
      </w:r>
      <w:r w:rsidR="00950187" w:rsidRPr="009460E3">
        <w:rPr>
          <w:rFonts w:ascii="Arial" w:hAnsi="Arial" w:cs="Arial"/>
          <w:sz w:val="24"/>
          <w:szCs w:val="24"/>
        </w:rPr>
        <w:t>Spatial frequency tuning information was collected o</w:t>
      </w:r>
      <w:r w:rsidR="000720CF" w:rsidRPr="009460E3">
        <w:rPr>
          <w:rFonts w:ascii="Arial" w:hAnsi="Arial" w:cs="Arial"/>
          <w:sz w:val="24"/>
          <w:szCs w:val="24"/>
        </w:rPr>
        <w:t xml:space="preserve">nly </w:t>
      </w:r>
      <w:r w:rsidR="00950187" w:rsidRPr="009460E3">
        <w:rPr>
          <w:rFonts w:ascii="Arial" w:hAnsi="Arial" w:cs="Arial"/>
          <w:sz w:val="24"/>
          <w:szCs w:val="24"/>
        </w:rPr>
        <w:t xml:space="preserve">for </w:t>
      </w:r>
      <w:r w:rsidR="000720CF" w:rsidRPr="009460E3">
        <w:rPr>
          <w:rFonts w:ascii="Arial" w:hAnsi="Arial" w:cs="Arial"/>
          <w:sz w:val="24"/>
          <w:szCs w:val="24"/>
        </w:rPr>
        <w:t>16</w:t>
      </w:r>
      <w:r w:rsidR="00950187" w:rsidRPr="009460E3">
        <w:rPr>
          <w:rFonts w:ascii="Arial" w:hAnsi="Arial" w:cs="Arial"/>
          <w:sz w:val="24"/>
          <w:szCs w:val="24"/>
        </w:rPr>
        <w:t xml:space="preserve"> units</w:t>
      </w:r>
      <w:r w:rsidR="000720CF" w:rsidRPr="009460E3">
        <w:rPr>
          <w:rFonts w:ascii="Arial" w:hAnsi="Arial" w:cs="Arial"/>
          <w:sz w:val="24"/>
          <w:szCs w:val="24"/>
        </w:rPr>
        <w:t>, 12 of which showed low pass spatial frequency tuning. 13 of the 16 neurons also showed sharper orientation tuning at higher spatial frequencies.</w:t>
      </w:r>
    </w:p>
    <w:p w14:paraId="71C85050" w14:textId="77777777" w:rsidR="00414D93" w:rsidRPr="009460E3" w:rsidRDefault="00414D93" w:rsidP="0045171C">
      <w:pPr>
        <w:spacing w:line="480" w:lineRule="auto"/>
        <w:rPr>
          <w:rFonts w:ascii="Arial" w:hAnsi="Arial" w:cs="Arial"/>
          <w:sz w:val="24"/>
          <w:szCs w:val="24"/>
        </w:rPr>
      </w:pPr>
    </w:p>
    <w:p w14:paraId="7F99CAC5" w14:textId="77777777"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Anatomical location of units</w:t>
      </w:r>
    </w:p>
    <w:p w14:paraId="272B5220" w14:textId="69D7ED4A" w:rsidR="00414D93" w:rsidRPr="009460E3" w:rsidRDefault="00414D93" w:rsidP="0045171C">
      <w:pPr>
        <w:spacing w:line="480" w:lineRule="auto"/>
        <w:rPr>
          <w:rFonts w:ascii="Arial" w:hAnsi="Arial" w:cs="Arial"/>
          <w:sz w:val="24"/>
          <w:szCs w:val="24"/>
        </w:rPr>
      </w:pPr>
      <w:r w:rsidRPr="009460E3">
        <w:rPr>
          <w:rFonts w:ascii="Arial" w:hAnsi="Arial" w:cs="Arial"/>
          <w:sz w:val="24"/>
          <w:szCs w:val="24"/>
        </w:rPr>
        <w:t>T</w:t>
      </w:r>
      <w:r w:rsidR="00977414" w:rsidRPr="009460E3">
        <w:rPr>
          <w:rFonts w:ascii="Arial" w:hAnsi="Arial" w:cs="Arial"/>
          <w:sz w:val="24"/>
          <w:szCs w:val="24"/>
        </w:rPr>
        <w:t xml:space="preserve">he laminar </w:t>
      </w:r>
      <w:proofErr w:type="gramStart"/>
      <w:r w:rsidR="00977414" w:rsidRPr="009460E3">
        <w:rPr>
          <w:rFonts w:ascii="Arial" w:hAnsi="Arial" w:cs="Arial"/>
          <w:sz w:val="24"/>
          <w:szCs w:val="24"/>
        </w:rPr>
        <w:t>position of all the units were</w:t>
      </w:r>
      <w:proofErr w:type="gramEnd"/>
      <w:r w:rsidR="00977414" w:rsidRPr="009460E3">
        <w:rPr>
          <w:rFonts w:ascii="Arial" w:hAnsi="Arial" w:cs="Arial"/>
          <w:sz w:val="24"/>
          <w:szCs w:val="24"/>
        </w:rPr>
        <w:t xml:space="preserve"> determined by reconstructing the electrode tracks using electrolytic lesions. The photomicrograph from one of the </w:t>
      </w:r>
      <w:proofErr w:type="spellStart"/>
      <w:r w:rsidR="00977414" w:rsidRPr="009460E3">
        <w:rPr>
          <w:rFonts w:ascii="Arial" w:hAnsi="Arial" w:cs="Arial"/>
          <w:sz w:val="24"/>
          <w:szCs w:val="24"/>
        </w:rPr>
        <w:t>Nissl</w:t>
      </w:r>
      <w:proofErr w:type="spellEnd"/>
      <w:r w:rsidR="00977414" w:rsidRPr="009460E3">
        <w:rPr>
          <w:rFonts w:ascii="Arial" w:hAnsi="Arial" w:cs="Arial"/>
          <w:sz w:val="24"/>
          <w:szCs w:val="24"/>
        </w:rPr>
        <w:t xml:space="preserve"> stained sections in one of the tree shrews is presented in figure </w:t>
      </w:r>
      <w:r w:rsidR="00414408" w:rsidRPr="009460E3">
        <w:rPr>
          <w:rFonts w:ascii="Arial" w:hAnsi="Arial" w:cs="Arial"/>
          <w:sz w:val="24"/>
          <w:szCs w:val="24"/>
        </w:rPr>
        <w:t>2</w:t>
      </w:r>
      <w:r w:rsidR="00977414" w:rsidRPr="009460E3">
        <w:rPr>
          <w:rFonts w:ascii="Arial" w:hAnsi="Arial" w:cs="Arial"/>
          <w:sz w:val="24"/>
          <w:szCs w:val="24"/>
        </w:rPr>
        <w:t>a</w:t>
      </w:r>
      <w:r w:rsidR="0098704A" w:rsidRPr="009460E3">
        <w:rPr>
          <w:rFonts w:ascii="Arial" w:hAnsi="Arial" w:cs="Arial"/>
          <w:sz w:val="24"/>
          <w:szCs w:val="24"/>
        </w:rPr>
        <w:t xml:space="preserve"> with the different layers demarcated</w:t>
      </w:r>
      <w:r w:rsidR="00977414" w:rsidRPr="009460E3">
        <w:rPr>
          <w:rFonts w:ascii="Arial" w:hAnsi="Arial" w:cs="Arial"/>
          <w:sz w:val="24"/>
          <w:szCs w:val="24"/>
        </w:rPr>
        <w:t>. Electrode</w:t>
      </w:r>
      <w:r w:rsidR="0098704A" w:rsidRPr="009460E3">
        <w:rPr>
          <w:rFonts w:ascii="Arial" w:hAnsi="Arial" w:cs="Arial"/>
          <w:sz w:val="24"/>
          <w:szCs w:val="24"/>
        </w:rPr>
        <w:t xml:space="preserve"> track</w:t>
      </w:r>
      <w:r w:rsidR="00977414" w:rsidRPr="009460E3">
        <w:rPr>
          <w:rFonts w:ascii="Arial" w:hAnsi="Arial" w:cs="Arial"/>
          <w:sz w:val="24"/>
          <w:szCs w:val="24"/>
        </w:rPr>
        <w:t xml:space="preserve"> reconstruction</w:t>
      </w:r>
      <w:r w:rsidR="00C54B5C" w:rsidRPr="009460E3">
        <w:rPr>
          <w:rFonts w:ascii="Arial" w:hAnsi="Arial" w:cs="Arial"/>
          <w:sz w:val="24"/>
          <w:szCs w:val="24"/>
        </w:rPr>
        <w:t>s were</w:t>
      </w:r>
      <w:r w:rsidR="00977414" w:rsidRPr="009460E3">
        <w:rPr>
          <w:rFonts w:ascii="Arial" w:hAnsi="Arial" w:cs="Arial"/>
          <w:sz w:val="24"/>
          <w:szCs w:val="24"/>
        </w:rPr>
        <w:t xml:space="preserve"> completed in all animals and the laminar position of each of the neurons is shown in Figure </w:t>
      </w:r>
      <w:r w:rsidR="00414408" w:rsidRPr="009460E3">
        <w:rPr>
          <w:rFonts w:ascii="Arial" w:hAnsi="Arial" w:cs="Arial"/>
          <w:sz w:val="24"/>
          <w:szCs w:val="24"/>
        </w:rPr>
        <w:t>2</w:t>
      </w:r>
      <w:r w:rsidR="00977414" w:rsidRPr="009460E3">
        <w:rPr>
          <w:rFonts w:ascii="Arial" w:hAnsi="Arial" w:cs="Arial"/>
          <w:sz w:val="24"/>
          <w:szCs w:val="24"/>
        </w:rPr>
        <w:t xml:space="preserve">b. All the neurons we recorded from were located in the superficial layers with the majority being in the Stratum </w:t>
      </w:r>
      <w:proofErr w:type="spellStart"/>
      <w:r w:rsidR="00977414" w:rsidRPr="009460E3">
        <w:rPr>
          <w:rFonts w:ascii="Arial" w:hAnsi="Arial" w:cs="Arial"/>
          <w:sz w:val="24"/>
          <w:szCs w:val="24"/>
        </w:rPr>
        <w:t>Griseum</w:t>
      </w:r>
      <w:proofErr w:type="spellEnd"/>
      <w:r w:rsidR="00977414" w:rsidRPr="009460E3">
        <w:rPr>
          <w:rFonts w:ascii="Arial" w:hAnsi="Arial" w:cs="Arial"/>
          <w:sz w:val="24"/>
          <w:szCs w:val="24"/>
        </w:rPr>
        <w:t xml:space="preserve"> </w:t>
      </w:r>
      <w:proofErr w:type="spellStart"/>
      <w:r w:rsidR="00977414" w:rsidRPr="009460E3">
        <w:rPr>
          <w:rFonts w:ascii="Arial" w:hAnsi="Arial" w:cs="Arial"/>
          <w:sz w:val="24"/>
          <w:szCs w:val="24"/>
        </w:rPr>
        <w:t>Superficiale</w:t>
      </w:r>
      <w:proofErr w:type="spellEnd"/>
      <w:r w:rsidR="00977414" w:rsidRPr="009460E3">
        <w:rPr>
          <w:rFonts w:ascii="Arial" w:hAnsi="Arial" w:cs="Arial"/>
          <w:sz w:val="24"/>
          <w:szCs w:val="24"/>
        </w:rPr>
        <w:t xml:space="preserve"> (SGS) where the majority of the retinal inputs terminate.</w:t>
      </w:r>
      <w:r w:rsidR="008067A3">
        <w:rPr>
          <w:rFonts w:ascii="Arial" w:hAnsi="Arial" w:cs="Arial"/>
          <w:sz w:val="24"/>
          <w:szCs w:val="24"/>
        </w:rPr>
        <w:pict w14:anchorId="352879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5.35pt">
            <v:imagedata r:id="rId10" o:title="anatpos" cropbottom="8208f"/>
          </v:shape>
        </w:pict>
      </w:r>
    </w:p>
    <w:p w14:paraId="5E037ABC" w14:textId="5F6F7CBF" w:rsidR="00414D93" w:rsidRPr="009460E3" w:rsidRDefault="00414D93" w:rsidP="0045171C">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414408" w:rsidRPr="009460E3">
        <w:rPr>
          <w:rFonts w:ascii="Arial" w:hAnsi="Arial" w:cs="Arial"/>
          <w:i/>
          <w:sz w:val="24"/>
          <w:szCs w:val="24"/>
        </w:rPr>
        <w:t>2</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Laminar position of the neurons. (a) A photomicrograph of a tree shrew superior </w:t>
      </w:r>
      <w:proofErr w:type="spellStart"/>
      <w:r w:rsidRPr="009460E3">
        <w:rPr>
          <w:rFonts w:ascii="Arial" w:hAnsi="Arial" w:cs="Arial"/>
          <w:i/>
          <w:sz w:val="24"/>
          <w:szCs w:val="24"/>
        </w:rPr>
        <w:t>colliculus</w:t>
      </w:r>
      <w:proofErr w:type="spellEnd"/>
      <w:r w:rsidR="00414408" w:rsidRPr="009460E3">
        <w:rPr>
          <w:rFonts w:ascii="Arial" w:hAnsi="Arial" w:cs="Arial"/>
          <w:i/>
          <w:sz w:val="24"/>
          <w:szCs w:val="24"/>
        </w:rPr>
        <w:t xml:space="preserve"> from the right hemisphere</w:t>
      </w:r>
      <w:r w:rsidR="00185F8C" w:rsidRPr="009460E3">
        <w:rPr>
          <w:rFonts w:ascii="Arial" w:hAnsi="Arial" w:cs="Arial"/>
          <w:i/>
          <w:sz w:val="24"/>
          <w:szCs w:val="24"/>
        </w:rPr>
        <w:t xml:space="preserve"> </w:t>
      </w:r>
      <w:r w:rsidR="00414408" w:rsidRPr="009460E3">
        <w:rPr>
          <w:rFonts w:ascii="Arial" w:hAnsi="Arial" w:cs="Arial"/>
          <w:i/>
          <w:sz w:val="24"/>
          <w:szCs w:val="24"/>
        </w:rPr>
        <w:t>showing the different subdivisions of the superficial layers</w:t>
      </w:r>
      <w:r w:rsidR="00185F8C" w:rsidRPr="009460E3">
        <w:rPr>
          <w:rFonts w:ascii="Arial" w:hAnsi="Arial" w:cs="Arial"/>
          <w:i/>
          <w:sz w:val="24"/>
          <w:szCs w:val="24"/>
        </w:rPr>
        <w:t>. The red arrow points to a lesion</w:t>
      </w:r>
      <w:r w:rsidR="008F77DF" w:rsidRPr="009460E3">
        <w:rPr>
          <w:rFonts w:ascii="Arial" w:hAnsi="Arial" w:cs="Arial"/>
          <w:i/>
          <w:sz w:val="24"/>
          <w:szCs w:val="24"/>
        </w:rPr>
        <w:t>. Two other lesions from a different</w:t>
      </w:r>
      <w:r w:rsidR="00185F8C" w:rsidRPr="009460E3">
        <w:rPr>
          <w:rFonts w:ascii="Arial" w:hAnsi="Arial" w:cs="Arial"/>
          <w:i/>
          <w:sz w:val="24"/>
          <w:szCs w:val="24"/>
        </w:rPr>
        <w:t xml:space="preserve"> track are visible to the right of the lesion. The yellow scale bar is 1mm. (b) Number of cells sampled from each layer.</w:t>
      </w:r>
      <w:r w:rsidR="00222DC4" w:rsidRPr="009460E3">
        <w:rPr>
          <w:rFonts w:ascii="Arial" w:hAnsi="Arial" w:cs="Arial"/>
          <w:i/>
          <w:sz w:val="24"/>
          <w:szCs w:val="24"/>
        </w:rPr>
        <w:t xml:space="preserve"> Majority of the cells were from </w:t>
      </w:r>
      <w:proofErr w:type="spellStart"/>
      <w:r w:rsidR="00222DC4" w:rsidRPr="009460E3">
        <w:rPr>
          <w:rFonts w:ascii="Arial" w:hAnsi="Arial" w:cs="Arial"/>
          <w:i/>
          <w:sz w:val="24"/>
          <w:szCs w:val="24"/>
        </w:rPr>
        <w:t>uSGS</w:t>
      </w:r>
      <w:proofErr w:type="spellEnd"/>
      <w:r w:rsidR="00222DC4" w:rsidRPr="009460E3">
        <w:rPr>
          <w:rFonts w:ascii="Arial" w:hAnsi="Arial" w:cs="Arial"/>
          <w:i/>
          <w:sz w:val="24"/>
          <w:szCs w:val="24"/>
        </w:rPr>
        <w:t xml:space="preserve">. Abbreviations: </w:t>
      </w:r>
      <w:proofErr w:type="spellStart"/>
      <w:r w:rsidR="00222DC4" w:rsidRPr="009460E3">
        <w:rPr>
          <w:rFonts w:ascii="Arial" w:hAnsi="Arial" w:cs="Arial"/>
          <w:i/>
          <w:sz w:val="24"/>
          <w:szCs w:val="24"/>
        </w:rPr>
        <w:t>uSGS</w:t>
      </w:r>
      <w:proofErr w:type="spellEnd"/>
      <w:r w:rsidR="00222DC4" w:rsidRPr="009460E3">
        <w:rPr>
          <w:rFonts w:ascii="Arial" w:hAnsi="Arial" w:cs="Arial"/>
          <w:i/>
          <w:sz w:val="24"/>
          <w:szCs w:val="24"/>
        </w:rPr>
        <w:t xml:space="preserve">- upper Stratum </w:t>
      </w:r>
      <w:proofErr w:type="spellStart"/>
      <w:r w:rsidR="00222DC4" w:rsidRPr="009460E3">
        <w:rPr>
          <w:rFonts w:ascii="Arial" w:hAnsi="Arial" w:cs="Arial"/>
          <w:i/>
          <w:sz w:val="24"/>
          <w:szCs w:val="24"/>
        </w:rPr>
        <w:t>Griseum</w:t>
      </w:r>
      <w:proofErr w:type="spellEnd"/>
      <w:r w:rsidR="00222DC4" w:rsidRPr="009460E3">
        <w:rPr>
          <w:rFonts w:ascii="Arial" w:hAnsi="Arial" w:cs="Arial"/>
          <w:i/>
          <w:sz w:val="24"/>
          <w:szCs w:val="24"/>
        </w:rPr>
        <w:t xml:space="preserve"> </w:t>
      </w:r>
      <w:proofErr w:type="spellStart"/>
      <w:r w:rsidR="00222DC4" w:rsidRPr="009460E3">
        <w:rPr>
          <w:rFonts w:ascii="Arial" w:hAnsi="Arial" w:cs="Arial"/>
          <w:i/>
          <w:sz w:val="24"/>
          <w:szCs w:val="24"/>
        </w:rPr>
        <w:t>Superficiale</w:t>
      </w:r>
      <w:proofErr w:type="spellEnd"/>
      <w:r w:rsidR="00222DC4" w:rsidRPr="009460E3">
        <w:rPr>
          <w:rFonts w:ascii="Arial" w:hAnsi="Arial" w:cs="Arial"/>
          <w:i/>
          <w:sz w:val="24"/>
          <w:szCs w:val="24"/>
        </w:rPr>
        <w:t xml:space="preserve">; </w:t>
      </w:r>
      <w:proofErr w:type="spellStart"/>
      <w:r w:rsidR="00222DC4" w:rsidRPr="009460E3">
        <w:rPr>
          <w:rFonts w:ascii="Arial" w:hAnsi="Arial" w:cs="Arial"/>
          <w:i/>
          <w:sz w:val="24"/>
          <w:szCs w:val="24"/>
        </w:rPr>
        <w:t>lSGS</w:t>
      </w:r>
      <w:proofErr w:type="spellEnd"/>
      <w:r w:rsidR="00222DC4" w:rsidRPr="009460E3">
        <w:rPr>
          <w:rFonts w:ascii="Arial" w:hAnsi="Arial" w:cs="Arial"/>
          <w:i/>
          <w:sz w:val="24"/>
          <w:szCs w:val="24"/>
        </w:rPr>
        <w:t xml:space="preserve">- lower Stratum </w:t>
      </w:r>
      <w:proofErr w:type="spellStart"/>
      <w:r w:rsidR="00222DC4" w:rsidRPr="009460E3">
        <w:rPr>
          <w:rFonts w:ascii="Arial" w:hAnsi="Arial" w:cs="Arial"/>
          <w:i/>
          <w:sz w:val="24"/>
          <w:szCs w:val="24"/>
        </w:rPr>
        <w:t>Griseum</w:t>
      </w:r>
      <w:proofErr w:type="spellEnd"/>
      <w:r w:rsidR="00222DC4" w:rsidRPr="009460E3">
        <w:rPr>
          <w:rFonts w:ascii="Arial" w:hAnsi="Arial" w:cs="Arial"/>
          <w:i/>
          <w:sz w:val="24"/>
          <w:szCs w:val="24"/>
        </w:rPr>
        <w:t xml:space="preserve"> </w:t>
      </w:r>
      <w:proofErr w:type="spellStart"/>
      <w:r w:rsidR="00222DC4" w:rsidRPr="009460E3">
        <w:rPr>
          <w:rFonts w:ascii="Arial" w:hAnsi="Arial" w:cs="Arial"/>
          <w:i/>
          <w:sz w:val="24"/>
          <w:szCs w:val="24"/>
        </w:rPr>
        <w:t>Superficiale</w:t>
      </w:r>
      <w:proofErr w:type="spellEnd"/>
      <w:proofErr w:type="gramStart"/>
      <w:r w:rsidR="00222DC4" w:rsidRPr="009460E3">
        <w:rPr>
          <w:rFonts w:ascii="Arial" w:hAnsi="Arial" w:cs="Arial"/>
          <w:i/>
          <w:sz w:val="24"/>
          <w:szCs w:val="24"/>
        </w:rPr>
        <w:t>;</w:t>
      </w:r>
      <w:proofErr w:type="gramEnd"/>
      <w:r w:rsidR="00222DC4" w:rsidRPr="009460E3">
        <w:rPr>
          <w:rFonts w:ascii="Arial" w:hAnsi="Arial" w:cs="Arial"/>
          <w:i/>
          <w:sz w:val="24"/>
          <w:szCs w:val="24"/>
        </w:rPr>
        <w:t xml:space="preserve"> SO- Stratum </w:t>
      </w:r>
      <w:proofErr w:type="spellStart"/>
      <w:r w:rsidR="00222DC4" w:rsidRPr="009460E3">
        <w:rPr>
          <w:rFonts w:ascii="Arial" w:hAnsi="Arial" w:cs="Arial"/>
          <w:i/>
          <w:sz w:val="24"/>
          <w:szCs w:val="24"/>
        </w:rPr>
        <w:t>Opticum</w:t>
      </w:r>
      <w:proofErr w:type="spellEnd"/>
      <w:r w:rsidR="00222DC4" w:rsidRPr="009460E3">
        <w:rPr>
          <w:rFonts w:ascii="Arial" w:hAnsi="Arial" w:cs="Arial"/>
          <w:i/>
          <w:sz w:val="24"/>
          <w:szCs w:val="24"/>
        </w:rPr>
        <w:t>.</w:t>
      </w:r>
    </w:p>
    <w:p w14:paraId="3EE194C5" w14:textId="77777777" w:rsidR="00414408" w:rsidRPr="009460E3" w:rsidRDefault="00414408" w:rsidP="00A6712E">
      <w:pPr>
        <w:spacing w:line="480" w:lineRule="auto"/>
        <w:rPr>
          <w:rFonts w:ascii="Arial" w:hAnsi="Arial" w:cs="Arial"/>
          <w:b/>
          <w:sz w:val="24"/>
          <w:szCs w:val="24"/>
        </w:rPr>
      </w:pPr>
    </w:p>
    <w:p w14:paraId="15F9C11E" w14:textId="77777777" w:rsidR="00414408" w:rsidRPr="009460E3" w:rsidRDefault="00414408" w:rsidP="00A6712E">
      <w:pPr>
        <w:spacing w:line="480" w:lineRule="auto"/>
        <w:rPr>
          <w:rFonts w:ascii="Arial" w:hAnsi="Arial" w:cs="Arial"/>
          <w:b/>
          <w:sz w:val="24"/>
          <w:szCs w:val="24"/>
        </w:rPr>
      </w:pPr>
    </w:p>
    <w:p w14:paraId="36C0660C" w14:textId="2F482500" w:rsidR="00414408" w:rsidRPr="009460E3" w:rsidRDefault="00977414" w:rsidP="00A6712E">
      <w:pPr>
        <w:spacing w:line="480" w:lineRule="auto"/>
        <w:rPr>
          <w:rFonts w:ascii="Arial" w:hAnsi="Arial" w:cs="Arial"/>
          <w:b/>
          <w:sz w:val="24"/>
          <w:szCs w:val="24"/>
        </w:rPr>
      </w:pPr>
      <w:r w:rsidRPr="009460E3">
        <w:rPr>
          <w:rFonts w:ascii="Arial" w:hAnsi="Arial" w:cs="Arial"/>
          <w:b/>
          <w:sz w:val="24"/>
          <w:szCs w:val="24"/>
        </w:rPr>
        <w:t>Orientation Selectivity</w:t>
      </w:r>
      <w:r w:rsidR="00414408" w:rsidRPr="009460E3">
        <w:rPr>
          <w:rFonts w:ascii="Arial" w:hAnsi="Arial" w:cs="Arial"/>
          <w:b/>
          <w:sz w:val="24"/>
          <w:szCs w:val="24"/>
        </w:rPr>
        <w:t xml:space="preserve"> using bars</w:t>
      </w:r>
    </w:p>
    <w:p w14:paraId="575D8DE3" w14:textId="3097D68E" w:rsidR="00E54B03" w:rsidRPr="009460E3" w:rsidRDefault="00414408" w:rsidP="00A6712E">
      <w:pPr>
        <w:spacing w:line="480" w:lineRule="auto"/>
        <w:rPr>
          <w:rFonts w:ascii="Arial" w:hAnsi="Arial" w:cs="Arial"/>
          <w:b/>
          <w:sz w:val="24"/>
          <w:szCs w:val="24"/>
        </w:rPr>
      </w:pPr>
      <w:r w:rsidRPr="009460E3">
        <w:rPr>
          <w:rFonts w:ascii="Arial" w:hAnsi="Arial" w:cs="Arial"/>
          <w:sz w:val="24"/>
          <w:szCs w:val="24"/>
        </w:rPr>
        <w:t xml:space="preserve">The </w:t>
      </w:r>
      <w:proofErr w:type="gramStart"/>
      <w:r w:rsidRPr="009460E3">
        <w:rPr>
          <w:rFonts w:ascii="Arial" w:hAnsi="Arial" w:cs="Arial"/>
          <w:sz w:val="24"/>
          <w:szCs w:val="24"/>
        </w:rPr>
        <w:t>distribution of two measures</w:t>
      </w:r>
      <w:r w:rsidR="00E54B03" w:rsidRPr="009460E3">
        <w:rPr>
          <w:rFonts w:ascii="Arial" w:hAnsi="Arial" w:cs="Arial"/>
          <w:sz w:val="24"/>
          <w:szCs w:val="24"/>
        </w:rPr>
        <w:t xml:space="preserve"> of orientation s</w:t>
      </w:r>
      <w:r w:rsidRPr="009460E3">
        <w:rPr>
          <w:rFonts w:ascii="Arial" w:hAnsi="Arial" w:cs="Arial"/>
          <w:sz w:val="24"/>
          <w:szCs w:val="24"/>
        </w:rPr>
        <w:t>electivity are</w:t>
      </w:r>
      <w:proofErr w:type="gramEnd"/>
      <w:r w:rsidRPr="009460E3">
        <w:rPr>
          <w:rFonts w:ascii="Arial" w:hAnsi="Arial" w:cs="Arial"/>
          <w:sz w:val="24"/>
          <w:szCs w:val="24"/>
        </w:rPr>
        <w:t xml:space="preserve"> shown in Figure 3</w:t>
      </w:r>
      <w:r w:rsidR="00E54B03" w:rsidRPr="009460E3">
        <w:rPr>
          <w:rFonts w:ascii="Arial" w:hAnsi="Arial" w:cs="Arial"/>
          <w:sz w:val="24"/>
          <w:szCs w:val="24"/>
        </w:rPr>
        <w:t xml:space="preserve">. </w:t>
      </w:r>
      <w:r w:rsidR="00A6712E" w:rsidRPr="009460E3">
        <w:rPr>
          <w:rFonts w:ascii="Arial" w:hAnsi="Arial" w:cs="Arial"/>
          <w:sz w:val="24"/>
          <w:szCs w:val="24"/>
        </w:rPr>
        <w:t xml:space="preserve">Figure </w:t>
      </w:r>
      <w:r w:rsidRPr="009460E3">
        <w:rPr>
          <w:rFonts w:ascii="Arial" w:hAnsi="Arial" w:cs="Arial"/>
          <w:sz w:val="24"/>
          <w:szCs w:val="24"/>
        </w:rPr>
        <w:t>3</w:t>
      </w:r>
      <w:r w:rsidR="00A6712E" w:rsidRPr="009460E3">
        <w:rPr>
          <w:rFonts w:ascii="Arial" w:hAnsi="Arial" w:cs="Arial"/>
          <w:sz w:val="24"/>
          <w:szCs w:val="24"/>
        </w:rPr>
        <w:t xml:space="preserve">a shows the distribution of circular variances. The median circular variance for the sample was 0.80 (95% confidence </w:t>
      </w:r>
      <w:proofErr w:type="gramStart"/>
      <w:r w:rsidR="00A6712E" w:rsidRPr="009460E3">
        <w:rPr>
          <w:rFonts w:ascii="Arial" w:hAnsi="Arial" w:cs="Arial"/>
          <w:sz w:val="24"/>
          <w:szCs w:val="24"/>
        </w:rPr>
        <w:t>interval</w:t>
      </w:r>
      <w:r w:rsidR="00100367" w:rsidRPr="009460E3">
        <w:rPr>
          <w:rFonts w:ascii="Arial" w:hAnsi="Arial" w:cs="Arial"/>
          <w:sz w:val="24"/>
          <w:szCs w:val="24"/>
        </w:rPr>
        <w:t>(</w:t>
      </w:r>
      <w:proofErr w:type="gramEnd"/>
      <w:r w:rsidR="00100367" w:rsidRPr="009460E3">
        <w:rPr>
          <w:rFonts w:ascii="Arial" w:hAnsi="Arial" w:cs="Arial"/>
          <w:sz w:val="24"/>
          <w:szCs w:val="24"/>
        </w:rPr>
        <w:t>CI)</w:t>
      </w:r>
      <w:r w:rsidR="00A6712E" w:rsidRPr="009460E3">
        <w:rPr>
          <w:rFonts w:ascii="Arial" w:hAnsi="Arial" w:cs="Arial"/>
          <w:sz w:val="24"/>
          <w:szCs w:val="24"/>
        </w:rPr>
        <w:t xml:space="preserve">= [0.70 0.82]). The orientation tuning curves of the most selective, least selective neuron with CV less than 0.9 and the least selective neuron in the entire </w:t>
      </w:r>
      <w:r w:rsidRPr="009460E3">
        <w:rPr>
          <w:rFonts w:ascii="Arial" w:hAnsi="Arial" w:cs="Arial"/>
          <w:sz w:val="24"/>
          <w:szCs w:val="24"/>
        </w:rPr>
        <w:t>sample are presented in figure 4</w:t>
      </w:r>
      <w:r w:rsidR="00A6712E" w:rsidRPr="009460E3">
        <w:rPr>
          <w:rFonts w:ascii="Arial" w:hAnsi="Arial" w:cs="Arial"/>
          <w:sz w:val="24"/>
          <w:szCs w:val="24"/>
        </w:rPr>
        <w:t xml:space="preserve"> and the orientation tuning curve of a neuron close to the median circular variance is presented in figure </w:t>
      </w:r>
      <w:r w:rsidRPr="009460E3">
        <w:rPr>
          <w:rFonts w:ascii="Arial" w:hAnsi="Arial" w:cs="Arial"/>
          <w:sz w:val="24"/>
          <w:szCs w:val="24"/>
        </w:rPr>
        <w:t>5</w:t>
      </w:r>
      <w:r w:rsidR="00A6712E" w:rsidRPr="009460E3">
        <w:rPr>
          <w:rFonts w:ascii="Arial" w:hAnsi="Arial" w:cs="Arial"/>
          <w:sz w:val="24"/>
          <w:szCs w:val="24"/>
        </w:rPr>
        <w:t xml:space="preserve">. The response was the average of 10 trials and the error bars are </w:t>
      </w:r>
      <w:r w:rsidR="00A6712E" w:rsidRPr="009460E3">
        <w:rPr>
          <w:rFonts w:ascii="Arial" w:hAnsi="Arial" w:cs="Arial"/>
          <w:color w:val="222222"/>
          <w:sz w:val="24"/>
          <w:szCs w:val="24"/>
          <w:shd w:val="clear" w:color="auto" w:fill="FFFFFF"/>
        </w:rPr>
        <w:t xml:space="preserve">± </w:t>
      </w:r>
      <w:r w:rsidR="00100367" w:rsidRPr="009460E3">
        <w:rPr>
          <w:rFonts w:ascii="Arial" w:hAnsi="Arial" w:cs="Arial"/>
          <w:color w:val="222222"/>
          <w:sz w:val="24"/>
          <w:szCs w:val="24"/>
          <w:shd w:val="clear" w:color="auto" w:fill="FFFFFF"/>
        </w:rPr>
        <w:t>standard error of the mean (SEM)</w:t>
      </w:r>
      <w:r w:rsidR="00A6712E" w:rsidRPr="009460E3">
        <w:rPr>
          <w:rFonts w:ascii="Arial" w:hAnsi="Arial" w:cs="Arial"/>
          <w:sz w:val="24"/>
          <w:szCs w:val="24"/>
        </w:rPr>
        <w:t>.</w:t>
      </w:r>
    </w:p>
    <w:p w14:paraId="01F2ADD0" w14:textId="1B8FAF11" w:rsidR="00E54B03" w:rsidRPr="009460E3" w:rsidRDefault="008067A3" w:rsidP="00F241DE">
      <w:pPr>
        <w:spacing w:line="240" w:lineRule="auto"/>
        <w:rPr>
          <w:rFonts w:ascii="Arial" w:hAnsi="Arial" w:cs="Arial"/>
          <w:sz w:val="24"/>
          <w:szCs w:val="24"/>
        </w:rPr>
      </w:pPr>
      <w:r>
        <w:rPr>
          <w:rFonts w:ascii="Arial" w:hAnsi="Arial" w:cs="Arial"/>
          <w:noProof/>
          <w:sz w:val="24"/>
          <w:szCs w:val="24"/>
        </w:rPr>
        <w:lastRenderedPageBreak/>
        <w:pict w14:anchorId="4152EC3E">
          <v:shape id="_x0000_i1026" type="#_x0000_t75" style="width:467.35pt;height:246.65pt">
            <v:imagedata r:id="rId11" o:title="orituning_fig"/>
          </v:shape>
        </w:pict>
      </w:r>
      <w:r w:rsidR="00414408" w:rsidRPr="009460E3">
        <w:rPr>
          <w:rFonts w:ascii="Arial" w:hAnsi="Arial" w:cs="Arial"/>
          <w:i/>
          <w:sz w:val="24"/>
          <w:szCs w:val="24"/>
        </w:rPr>
        <w:t>Figure 3</w:t>
      </w:r>
      <w:r w:rsidR="00E54B03" w:rsidRPr="009460E3">
        <w:rPr>
          <w:rFonts w:ascii="Arial" w:hAnsi="Arial" w:cs="Arial"/>
          <w:sz w:val="24"/>
          <w:szCs w:val="24"/>
        </w:rPr>
        <w:t xml:space="preserve">: </w:t>
      </w:r>
      <w:r w:rsidR="00E54B03" w:rsidRPr="009460E3">
        <w:rPr>
          <w:rFonts w:ascii="Arial" w:hAnsi="Arial" w:cs="Arial"/>
          <w:i/>
          <w:sz w:val="24"/>
          <w:szCs w:val="24"/>
        </w:rPr>
        <w:t xml:space="preserve">Orientation selectivity of neurons (a) </w:t>
      </w:r>
      <w:proofErr w:type="gramStart"/>
      <w:r w:rsidR="00E54B03" w:rsidRPr="009460E3">
        <w:rPr>
          <w:rFonts w:ascii="Arial" w:hAnsi="Arial" w:cs="Arial"/>
          <w:i/>
          <w:sz w:val="24"/>
          <w:szCs w:val="24"/>
        </w:rPr>
        <w:t>This</w:t>
      </w:r>
      <w:proofErr w:type="gramEnd"/>
      <w:r w:rsidR="00E54B03" w:rsidRPr="009460E3">
        <w:rPr>
          <w:rFonts w:ascii="Arial" w:hAnsi="Arial" w:cs="Arial"/>
          <w:i/>
          <w:sz w:val="24"/>
          <w:szCs w:val="24"/>
        </w:rPr>
        <w:t xml:space="preserve"> figure shows the distribution of circular variances of all neurons. (b) This figure shows the distribution of orientation biases.</w:t>
      </w:r>
    </w:p>
    <w:p w14:paraId="08A3D46E" w14:textId="77777777" w:rsidR="00E54B03" w:rsidRPr="009460E3" w:rsidRDefault="00E54B03" w:rsidP="00F241DE">
      <w:pPr>
        <w:spacing w:line="240" w:lineRule="auto"/>
        <w:rPr>
          <w:rFonts w:ascii="Arial" w:hAnsi="Arial" w:cs="Arial"/>
          <w:sz w:val="24"/>
          <w:szCs w:val="24"/>
        </w:rPr>
      </w:pPr>
    </w:p>
    <w:p w14:paraId="14C8B4F6" w14:textId="77777777" w:rsidR="0069323A" w:rsidRPr="009460E3" w:rsidRDefault="0069323A" w:rsidP="0045171C">
      <w:pPr>
        <w:spacing w:line="240" w:lineRule="auto"/>
        <w:rPr>
          <w:rFonts w:ascii="Arial" w:hAnsi="Arial" w:cs="Arial"/>
          <w:i/>
          <w:sz w:val="24"/>
          <w:szCs w:val="24"/>
        </w:rPr>
      </w:pPr>
    </w:p>
    <w:p w14:paraId="351EEF47" w14:textId="77777777" w:rsidR="0069323A" w:rsidRPr="009460E3" w:rsidRDefault="007840EB" w:rsidP="0069323A">
      <w:pPr>
        <w:spacing w:line="240" w:lineRule="auto"/>
        <w:jc w:val="center"/>
        <w:rPr>
          <w:rFonts w:ascii="Arial" w:hAnsi="Arial" w:cs="Arial"/>
          <w:i/>
          <w:sz w:val="24"/>
          <w:szCs w:val="24"/>
        </w:rPr>
      </w:pPr>
      <w:r w:rsidRPr="009460E3">
        <w:rPr>
          <w:rFonts w:ascii="Arial" w:hAnsi="Arial" w:cs="Arial"/>
          <w:i/>
          <w:noProof/>
          <w:sz w:val="24"/>
          <w:szCs w:val="24"/>
        </w:rPr>
        <w:drawing>
          <wp:inline distT="0" distB="0" distL="0" distR="0" wp14:anchorId="713E1CB0" wp14:editId="65ACAEC8">
            <wp:extent cx="4953520" cy="163741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georitu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3569" cy="1653958"/>
                    </a:xfrm>
                    <a:prstGeom prst="rect">
                      <a:avLst/>
                    </a:prstGeom>
                  </pic:spPr>
                </pic:pic>
              </a:graphicData>
            </a:graphic>
          </wp:inline>
        </w:drawing>
      </w:r>
    </w:p>
    <w:p w14:paraId="622DF9F2" w14:textId="00293303" w:rsidR="007B608A" w:rsidRPr="009460E3" w:rsidRDefault="007B608A" w:rsidP="0043140D">
      <w:pPr>
        <w:spacing w:line="240" w:lineRule="auto"/>
        <w:rPr>
          <w:rFonts w:ascii="Arial" w:hAnsi="Arial" w:cs="Arial"/>
          <w:sz w:val="24"/>
          <w:szCs w:val="24"/>
        </w:rPr>
      </w:pPr>
      <w:r w:rsidRPr="009460E3">
        <w:rPr>
          <w:rFonts w:ascii="Arial" w:hAnsi="Arial" w:cs="Arial"/>
          <w:i/>
          <w:sz w:val="24"/>
          <w:szCs w:val="24"/>
        </w:rPr>
        <w:t xml:space="preserve">Figure </w:t>
      </w:r>
      <w:r w:rsidR="00414408" w:rsidRPr="009460E3">
        <w:rPr>
          <w:rFonts w:ascii="Arial" w:hAnsi="Arial" w:cs="Arial"/>
          <w:i/>
          <w:sz w:val="24"/>
          <w:szCs w:val="24"/>
        </w:rPr>
        <w:t>4</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Polar plot showing the orientation tuning curves of the sharpest (a) and the least tuned </w:t>
      </w:r>
      <w:r w:rsidR="007840EB" w:rsidRPr="009460E3">
        <w:rPr>
          <w:rFonts w:ascii="Arial" w:hAnsi="Arial" w:cs="Arial"/>
          <w:i/>
          <w:sz w:val="24"/>
          <w:szCs w:val="24"/>
        </w:rPr>
        <w:t>b</w:t>
      </w:r>
      <w:r w:rsidRPr="009460E3">
        <w:rPr>
          <w:rFonts w:ascii="Arial" w:hAnsi="Arial" w:cs="Arial"/>
          <w:i/>
          <w:sz w:val="24"/>
          <w:szCs w:val="24"/>
        </w:rPr>
        <w:t xml:space="preserve">) neurons included in our analysis. (c) </w:t>
      </w:r>
      <w:proofErr w:type="gramStart"/>
      <w:r w:rsidRPr="009460E3">
        <w:rPr>
          <w:rFonts w:ascii="Arial" w:hAnsi="Arial" w:cs="Arial"/>
          <w:i/>
          <w:sz w:val="24"/>
          <w:szCs w:val="24"/>
        </w:rPr>
        <w:t>was</w:t>
      </w:r>
      <w:proofErr w:type="gramEnd"/>
      <w:r w:rsidRPr="009460E3">
        <w:rPr>
          <w:rFonts w:ascii="Arial" w:hAnsi="Arial" w:cs="Arial"/>
          <w:i/>
          <w:sz w:val="24"/>
          <w:szCs w:val="24"/>
        </w:rPr>
        <w:t xml:space="preserve"> the least tuned neuron in our sample</w:t>
      </w:r>
      <w:r w:rsidR="007840EB" w:rsidRPr="009460E3">
        <w:rPr>
          <w:rFonts w:ascii="Arial" w:hAnsi="Arial" w:cs="Arial"/>
          <w:i/>
          <w:sz w:val="24"/>
          <w:szCs w:val="24"/>
        </w:rPr>
        <w:t>. Error bars are Standard Error. The circular variance</w:t>
      </w:r>
      <w:r w:rsidR="00875201" w:rsidRPr="009460E3">
        <w:rPr>
          <w:rFonts w:ascii="Arial" w:hAnsi="Arial" w:cs="Arial"/>
          <w:i/>
          <w:sz w:val="24"/>
          <w:szCs w:val="24"/>
        </w:rPr>
        <w:t>s</w:t>
      </w:r>
      <w:r w:rsidR="007840EB" w:rsidRPr="009460E3">
        <w:rPr>
          <w:rFonts w:ascii="Arial" w:hAnsi="Arial" w:cs="Arial"/>
          <w:i/>
          <w:sz w:val="24"/>
          <w:szCs w:val="24"/>
        </w:rPr>
        <w:t xml:space="preserve"> of the </w:t>
      </w:r>
      <w:r w:rsidR="0043140D" w:rsidRPr="009460E3">
        <w:rPr>
          <w:rFonts w:ascii="Arial" w:hAnsi="Arial" w:cs="Arial"/>
          <w:i/>
          <w:sz w:val="24"/>
          <w:szCs w:val="24"/>
        </w:rPr>
        <w:t>neurons are shown below each polar plot.</w:t>
      </w:r>
      <w:r w:rsidR="00875201" w:rsidRPr="009460E3">
        <w:rPr>
          <w:rFonts w:ascii="Arial" w:hAnsi="Arial" w:cs="Arial"/>
          <w:i/>
          <w:sz w:val="24"/>
          <w:szCs w:val="24"/>
        </w:rPr>
        <w:t xml:space="preserve"> Scale bar also corresponds with the maximum firing rate of each neuron.</w:t>
      </w:r>
    </w:p>
    <w:p w14:paraId="34A838D1" w14:textId="77777777" w:rsidR="00E54B03" w:rsidRPr="009460E3" w:rsidRDefault="00E54B03" w:rsidP="00E54B03">
      <w:pPr>
        <w:spacing w:line="480" w:lineRule="auto"/>
        <w:rPr>
          <w:rFonts w:ascii="Arial" w:hAnsi="Arial" w:cs="Arial"/>
          <w:sz w:val="24"/>
          <w:szCs w:val="24"/>
        </w:rPr>
      </w:pPr>
    </w:p>
    <w:p w14:paraId="349871B5" w14:textId="77777777" w:rsidR="00E54B03" w:rsidRPr="009460E3" w:rsidRDefault="00E54B03" w:rsidP="0064452B">
      <w:pPr>
        <w:spacing w:line="480" w:lineRule="auto"/>
        <w:rPr>
          <w:rFonts w:ascii="Arial" w:hAnsi="Arial" w:cs="Arial"/>
          <w:i/>
          <w:sz w:val="24"/>
          <w:szCs w:val="24"/>
        </w:rPr>
      </w:pPr>
      <w:r w:rsidRPr="009460E3">
        <w:rPr>
          <w:rFonts w:ascii="Arial" w:hAnsi="Arial" w:cs="Arial"/>
          <w:i/>
          <w:noProof/>
          <w:sz w:val="24"/>
          <w:szCs w:val="24"/>
        </w:rPr>
        <w:lastRenderedPageBreak/>
        <w:drawing>
          <wp:inline distT="0" distB="0" distL="0" distR="0" wp14:anchorId="0DCE061E" wp14:editId="080FA354">
            <wp:extent cx="4040372" cy="29619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ituningcurv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8931" cy="3004914"/>
                    </a:xfrm>
                    <a:prstGeom prst="rect">
                      <a:avLst/>
                    </a:prstGeom>
                  </pic:spPr>
                </pic:pic>
              </a:graphicData>
            </a:graphic>
          </wp:inline>
        </w:drawing>
      </w:r>
    </w:p>
    <w:p w14:paraId="574F070B" w14:textId="1F6349FF" w:rsidR="00E54B03" w:rsidRPr="009460E3" w:rsidRDefault="00E54B03" w:rsidP="00E54B03">
      <w:pPr>
        <w:spacing w:line="240" w:lineRule="auto"/>
        <w:rPr>
          <w:rFonts w:ascii="Arial" w:hAnsi="Arial" w:cs="Arial"/>
          <w:i/>
          <w:sz w:val="24"/>
          <w:szCs w:val="24"/>
        </w:rPr>
      </w:pPr>
      <w:r w:rsidRPr="009460E3">
        <w:rPr>
          <w:rFonts w:ascii="Arial" w:hAnsi="Arial" w:cs="Arial"/>
          <w:i/>
          <w:sz w:val="24"/>
          <w:szCs w:val="24"/>
        </w:rPr>
        <w:t xml:space="preserve">Figure </w:t>
      </w:r>
      <w:r w:rsidR="00275488" w:rsidRPr="009460E3">
        <w:rPr>
          <w:rFonts w:ascii="Arial" w:hAnsi="Arial" w:cs="Arial"/>
          <w:i/>
          <w:sz w:val="24"/>
          <w:szCs w:val="24"/>
        </w:rPr>
        <w:t>5</w:t>
      </w:r>
      <w:r w:rsidRPr="009460E3">
        <w:rPr>
          <w:rFonts w:ascii="Arial" w:hAnsi="Arial" w:cs="Arial"/>
          <w:i/>
          <w:sz w:val="24"/>
          <w:szCs w:val="24"/>
        </w:rPr>
        <w:t>: Orientation</w:t>
      </w:r>
      <w:r w:rsidR="0064452B" w:rsidRPr="009460E3">
        <w:rPr>
          <w:rFonts w:ascii="Arial" w:hAnsi="Arial" w:cs="Arial"/>
          <w:i/>
          <w:sz w:val="24"/>
          <w:szCs w:val="24"/>
        </w:rPr>
        <w:t xml:space="preserve"> response of a representative cell.</w:t>
      </w:r>
      <w:r w:rsidRPr="009460E3">
        <w:rPr>
          <w:rFonts w:ascii="Arial" w:hAnsi="Arial" w:cs="Arial"/>
          <w:i/>
          <w:sz w:val="24"/>
          <w:szCs w:val="24"/>
        </w:rPr>
        <w:t xml:space="preserve"> The polar plot of the orientation responses of a neuron in the tree shrew superior </w:t>
      </w:r>
      <w:proofErr w:type="spellStart"/>
      <w:r w:rsidRPr="009460E3">
        <w:rPr>
          <w:rFonts w:ascii="Arial" w:hAnsi="Arial" w:cs="Arial"/>
          <w:i/>
          <w:sz w:val="24"/>
          <w:szCs w:val="24"/>
        </w:rPr>
        <w:t>colliculus</w:t>
      </w:r>
      <w:proofErr w:type="spellEnd"/>
      <w:r w:rsidRPr="009460E3">
        <w:rPr>
          <w:rFonts w:ascii="Arial" w:hAnsi="Arial" w:cs="Arial"/>
          <w:i/>
          <w:sz w:val="24"/>
          <w:szCs w:val="24"/>
        </w:rPr>
        <w:t>. The orientation and direction of movement of the bar are shown using the small black bars and the arrows.</w:t>
      </w:r>
    </w:p>
    <w:p w14:paraId="3A44E502" w14:textId="417B337D" w:rsidR="00E54B03" w:rsidRPr="009460E3" w:rsidRDefault="00E54B03" w:rsidP="00E54B03">
      <w:pPr>
        <w:spacing w:line="480" w:lineRule="auto"/>
        <w:rPr>
          <w:rFonts w:ascii="Arial" w:hAnsi="Arial" w:cs="Arial"/>
          <w:sz w:val="24"/>
          <w:szCs w:val="24"/>
        </w:rPr>
      </w:pPr>
      <w:proofErr w:type="gramStart"/>
      <w:r w:rsidRPr="009460E3">
        <w:rPr>
          <w:rFonts w:ascii="Arial" w:hAnsi="Arial" w:cs="Arial"/>
          <w:sz w:val="24"/>
          <w:szCs w:val="24"/>
        </w:rPr>
        <w:t xml:space="preserve">Any neuron with CV </w:t>
      </w:r>
      <w:r w:rsidR="00AE0A77" w:rsidRPr="009460E3">
        <w:rPr>
          <w:rFonts w:ascii="Arial" w:hAnsi="Arial" w:cs="Arial"/>
          <w:sz w:val="24"/>
          <w:szCs w:val="24"/>
        </w:rPr>
        <w:t xml:space="preserve">greater than 0.9 was classified as </w:t>
      </w:r>
      <w:r w:rsidRPr="009460E3">
        <w:rPr>
          <w:rFonts w:ascii="Arial" w:hAnsi="Arial" w:cs="Arial"/>
          <w:sz w:val="24"/>
          <w:szCs w:val="24"/>
        </w:rPr>
        <w:t>not selective to orientation.</w:t>
      </w:r>
      <w:proofErr w:type="gramEnd"/>
      <w:r w:rsidRPr="009460E3">
        <w:rPr>
          <w:rFonts w:ascii="Arial" w:hAnsi="Arial" w:cs="Arial"/>
          <w:sz w:val="24"/>
          <w:szCs w:val="24"/>
        </w:rPr>
        <w:t xml:space="preserve"> Two neurons had</w:t>
      </w:r>
      <w:r w:rsidR="00A6712E" w:rsidRPr="009460E3">
        <w:rPr>
          <w:rFonts w:ascii="Arial" w:hAnsi="Arial" w:cs="Arial"/>
          <w:sz w:val="24"/>
          <w:szCs w:val="24"/>
        </w:rPr>
        <w:t xml:space="preserve"> a CV greater than 0.9 and were not tuned to orientation.</w:t>
      </w:r>
      <w:r w:rsidR="00934BCA" w:rsidRPr="009460E3">
        <w:rPr>
          <w:rFonts w:ascii="Arial" w:hAnsi="Arial" w:cs="Arial"/>
          <w:sz w:val="24"/>
          <w:szCs w:val="24"/>
        </w:rPr>
        <w:t xml:space="preserve"> These neurons were also not tested with gratings of orthogonal </w:t>
      </w:r>
      <w:proofErr w:type="gramStart"/>
      <w:r w:rsidR="00934BCA" w:rsidRPr="009460E3">
        <w:rPr>
          <w:rFonts w:ascii="Arial" w:hAnsi="Arial" w:cs="Arial"/>
          <w:sz w:val="24"/>
          <w:szCs w:val="24"/>
        </w:rPr>
        <w:t>orientations</w:t>
      </w:r>
      <w:proofErr w:type="gramEnd"/>
      <w:r w:rsidR="00934BCA" w:rsidRPr="009460E3">
        <w:rPr>
          <w:rFonts w:ascii="Arial" w:hAnsi="Arial" w:cs="Arial"/>
          <w:sz w:val="24"/>
          <w:szCs w:val="24"/>
        </w:rPr>
        <w:t xml:space="preserve"> as we were unable to determine the optimum and the orthogonal orientations.</w:t>
      </w:r>
    </w:p>
    <w:p w14:paraId="2F9D3E2D" w14:textId="0817C125" w:rsidR="00977414" w:rsidRPr="009460E3" w:rsidRDefault="00977414" w:rsidP="0045171C">
      <w:pPr>
        <w:spacing w:line="480" w:lineRule="auto"/>
        <w:rPr>
          <w:rFonts w:ascii="Arial" w:hAnsi="Arial" w:cs="Arial"/>
          <w:sz w:val="24"/>
          <w:szCs w:val="24"/>
        </w:rPr>
      </w:pPr>
      <w:r w:rsidRPr="009460E3">
        <w:rPr>
          <w:rFonts w:ascii="Arial" w:hAnsi="Arial" w:cs="Arial"/>
          <w:sz w:val="24"/>
          <w:szCs w:val="24"/>
        </w:rPr>
        <w:t xml:space="preserve">An additional measure of orientation selectivity, the </w:t>
      </w:r>
      <w:r w:rsidR="00F52827" w:rsidRPr="009460E3">
        <w:rPr>
          <w:rFonts w:ascii="Arial" w:hAnsi="Arial" w:cs="Arial"/>
          <w:sz w:val="24"/>
          <w:szCs w:val="24"/>
        </w:rPr>
        <w:t>o</w:t>
      </w:r>
      <w:r w:rsidRPr="009460E3">
        <w:rPr>
          <w:rFonts w:ascii="Arial" w:hAnsi="Arial" w:cs="Arial"/>
          <w:sz w:val="24"/>
          <w:szCs w:val="24"/>
        </w:rPr>
        <w:t xml:space="preserve">rientation </w:t>
      </w:r>
      <w:r w:rsidR="00F52827" w:rsidRPr="009460E3">
        <w:rPr>
          <w:rFonts w:ascii="Arial" w:hAnsi="Arial" w:cs="Arial"/>
          <w:sz w:val="24"/>
          <w:szCs w:val="24"/>
        </w:rPr>
        <w:t>bias (Bias</w:t>
      </w:r>
      <w:r w:rsidR="00EC1491" w:rsidRPr="009460E3">
        <w:rPr>
          <w:rFonts w:ascii="Arial" w:hAnsi="Arial" w:cs="Arial"/>
          <w:sz w:val="24"/>
          <w:szCs w:val="24"/>
        </w:rPr>
        <w:t xml:space="preserve">; figure </w:t>
      </w:r>
      <w:r w:rsidR="00AE0A77" w:rsidRPr="009460E3">
        <w:rPr>
          <w:rFonts w:ascii="Arial" w:hAnsi="Arial" w:cs="Arial"/>
          <w:sz w:val="24"/>
          <w:szCs w:val="24"/>
        </w:rPr>
        <w:t>3</w:t>
      </w:r>
      <w:r w:rsidR="00EC1491" w:rsidRPr="009460E3">
        <w:rPr>
          <w:rFonts w:ascii="Arial" w:hAnsi="Arial" w:cs="Arial"/>
          <w:sz w:val="24"/>
          <w:szCs w:val="24"/>
        </w:rPr>
        <w:t>b</w:t>
      </w:r>
      <w:r w:rsidR="00F52827" w:rsidRPr="009460E3">
        <w:rPr>
          <w:rFonts w:ascii="Arial" w:hAnsi="Arial" w:cs="Arial"/>
          <w:sz w:val="24"/>
          <w:szCs w:val="24"/>
        </w:rPr>
        <w:t>)</w:t>
      </w:r>
      <w:r w:rsidRPr="009460E3">
        <w:rPr>
          <w:rFonts w:ascii="Arial" w:hAnsi="Arial" w:cs="Arial"/>
          <w:sz w:val="24"/>
          <w:szCs w:val="24"/>
        </w:rPr>
        <w:t xml:space="preserve"> was also calculated.</w:t>
      </w:r>
      <w:r w:rsidR="00EC1491" w:rsidRPr="009460E3">
        <w:rPr>
          <w:rFonts w:ascii="Arial" w:hAnsi="Arial" w:cs="Arial"/>
          <w:sz w:val="24"/>
          <w:szCs w:val="24"/>
        </w:rPr>
        <w:t xml:space="preserve"> The median bias was 2.31 (95% </w:t>
      </w:r>
      <w:r w:rsidR="00100367" w:rsidRPr="009460E3">
        <w:rPr>
          <w:rFonts w:ascii="Arial" w:hAnsi="Arial" w:cs="Arial"/>
          <w:sz w:val="24"/>
          <w:szCs w:val="24"/>
        </w:rPr>
        <w:t>CI</w:t>
      </w:r>
      <w:r w:rsidR="00EC1491" w:rsidRPr="009460E3">
        <w:rPr>
          <w:rFonts w:ascii="Arial" w:hAnsi="Arial" w:cs="Arial"/>
          <w:sz w:val="24"/>
          <w:szCs w:val="24"/>
        </w:rPr>
        <w:t>=[1.85, 3.20]). A bias of one would indicate that the response of the neuron at the optimum and orthogonal orientations were the same. Therefore, lower values of bias indicate</w:t>
      </w:r>
      <w:r w:rsidR="00AE0A77" w:rsidRPr="009460E3">
        <w:rPr>
          <w:rFonts w:ascii="Arial" w:hAnsi="Arial" w:cs="Arial"/>
          <w:sz w:val="24"/>
          <w:szCs w:val="24"/>
        </w:rPr>
        <w:t>d that the neurons were mor</w:t>
      </w:r>
      <w:r w:rsidR="00EC1491" w:rsidRPr="009460E3">
        <w:rPr>
          <w:rFonts w:ascii="Arial" w:hAnsi="Arial" w:cs="Arial"/>
          <w:sz w:val="24"/>
          <w:szCs w:val="24"/>
        </w:rPr>
        <w:t xml:space="preserve">e broadly tuned. </w:t>
      </w:r>
      <w:proofErr w:type="gramStart"/>
      <w:r w:rsidR="00EC1491" w:rsidRPr="009460E3">
        <w:rPr>
          <w:rFonts w:ascii="Arial" w:hAnsi="Arial" w:cs="Arial"/>
          <w:sz w:val="24"/>
          <w:szCs w:val="24"/>
        </w:rPr>
        <w:t>The two neurons that had circular variances greater than 0.9 had bias values closer to 1 (1.16 and 1.26).</w:t>
      </w:r>
      <w:proofErr w:type="gramEnd"/>
      <w:r w:rsidR="00EC1491" w:rsidRPr="009460E3">
        <w:rPr>
          <w:rFonts w:ascii="Arial" w:hAnsi="Arial" w:cs="Arial"/>
          <w:sz w:val="24"/>
          <w:szCs w:val="24"/>
        </w:rPr>
        <w:t xml:space="preserve"> The orientation bias was calculated to enable comparison with previous studies and further analysis was not conducted on these values.</w:t>
      </w:r>
      <w:r w:rsidR="00F52827" w:rsidRPr="009460E3">
        <w:rPr>
          <w:rFonts w:ascii="Arial" w:hAnsi="Arial" w:cs="Arial"/>
          <w:sz w:val="24"/>
          <w:szCs w:val="24"/>
        </w:rPr>
        <w:t xml:space="preserve"> </w:t>
      </w:r>
    </w:p>
    <w:p w14:paraId="3DAFBC65" w14:textId="7C85E299" w:rsidR="00D6720C" w:rsidRPr="009460E3" w:rsidRDefault="007840EB" w:rsidP="0045171C">
      <w:pPr>
        <w:spacing w:line="480" w:lineRule="auto"/>
        <w:rPr>
          <w:rFonts w:ascii="Arial" w:hAnsi="Arial" w:cs="Arial"/>
          <w:sz w:val="24"/>
          <w:szCs w:val="24"/>
        </w:rPr>
      </w:pPr>
      <w:r w:rsidRPr="009460E3">
        <w:rPr>
          <w:rFonts w:ascii="Arial" w:hAnsi="Arial" w:cs="Arial"/>
          <w:sz w:val="24"/>
          <w:szCs w:val="24"/>
        </w:rPr>
        <w:lastRenderedPageBreak/>
        <w:t xml:space="preserve">In order to see if there </w:t>
      </w:r>
      <w:r w:rsidR="004625EE" w:rsidRPr="009460E3">
        <w:rPr>
          <w:rFonts w:ascii="Arial" w:hAnsi="Arial" w:cs="Arial"/>
          <w:sz w:val="24"/>
          <w:szCs w:val="24"/>
        </w:rPr>
        <w:t>were</w:t>
      </w:r>
      <w:r w:rsidRPr="009460E3">
        <w:rPr>
          <w:rFonts w:ascii="Arial" w:hAnsi="Arial" w:cs="Arial"/>
          <w:sz w:val="24"/>
          <w:szCs w:val="24"/>
        </w:rPr>
        <w:t xml:space="preserve"> any laminar differences in the orientation biases, the circu</w:t>
      </w:r>
      <w:r w:rsidR="007A2D51" w:rsidRPr="009460E3">
        <w:rPr>
          <w:rFonts w:ascii="Arial" w:hAnsi="Arial" w:cs="Arial"/>
          <w:sz w:val="24"/>
          <w:szCs w:val="24"/>
        </w:rPr>
        <w:t xml:space="preserve">lar variance of the neurons </w:t>
      </w:r>
      <w:r w:rsidR="004625EE" w:rsidRPr="009460E3">
        <w:rPr>
          <w:rFonts w:ascii="Arial" w:hAnsi="Arial" w:cs="Arial"/>
          <w:sz w:val="24"/>
          <w:szCs w:val="24"/>
        </w:rPr>
        <w:t>were</w:t>
      </w:r>
      <w:r w:rsidRPr="009460E3">
        <w:rPr>
          <w:rFonts w:ascii="Arial" w:hAnsi="Arial" w:cs="Arial"/>
          <w:sz w:val="24"/>
          <w:szCs w:val="24"/>
        </w:rPr>
        <w:t xml:space="preserve"> </w:t>
      </w:r>
      <w:r w:rsidR="007A2D51" w:rsidRPr="009460E3">
        <w:rPr>
          <w:rFonts w:ascii="Arial" w:hAnsi="Arial" w:cs="Arial"/>
          <w:sz w:val="24"/>
          <w:szCs w:val="24"/>
        </w:rPr>
        <w:t>also plotted against th</w:t>
      </w:r>
      <w:r w:rsidR="00AE0A77" w:rsidRPr="009460E3">
        <w:rPr>
          <w:rFonts w:ascii="Arial" w:hAnsi="Arial" w:cs="Arial"/>
          <w:sz w:val="24"/>
          <w:szCs w:val="24"/>
        </w:rPr>
        <w:t xml:space="preserve">e laminar position in figure 6. The neurons that showed the sharpest orientation tuning were all located in the </w:t>
      </w:r>
      <w:proofErr w:type="spellStart"/>
      <w:r w:rsidR="00AE0A77" w:rsidRPr="009460E3">
        <w:rPr>
          <w:rFonts w:ascii="Arial" w:hAnsi="Arial" w:cs="Arial"/>
          <w:sz w:val="24"/>
          <w:szCs w:val="24"/>
        </w:rPr>
        <w:t>uSGS</w:t>
      </w:r>
      <w:proofErr w:type="spellEnd"/>
      <w:r w:rsidR="00AE0A77" w:rsidRPr="009460E3">
        <w:rPr>
          <w:rFonts w:ascii="Arial" w:hAnsi="Arial" w:cs="Arial"/>
          <w:sz w:val="24"/>
          <w:szCs w:val="24"/>
        </w:rPr>
        <w:t>.</w:t>
      </w:r>
    </w:p>
    <w:p w14:paraId="3752F9D9" w14:textId="77777777" w:rsidR="00D6720C" w:rsidRPr="009460E3" w:rsidRDefault="00D6720C">
      <w:pPr>
        <w:rPr>
          <w:rFonts w:ascii="Arial" w:hAnsi="Arial" w:cs="Arial"/>
          <w:sz w:val="24"/>
          <w:szCs w:val="24"/>
        </w:rPr>
      </w:pPr>
      <w:r w:rsidRPr="009460E3">
        <w:rPr>
          <w:rFonts w:ascii="Arial" w:hAnsi="Arial" w:cs="Arial"/>
          <w:sz w:val="24"/>
          <w:szCs w:val="24"/>
        </w:rPr>
        <w:br w:type="page"/>
      </w:r>
    </w:p>
    <w:p w14:paraId="6DCCCD4E" w14:textId="2BBAF0AC" w:rsidR="007A2D51" w:rsidRPr="009460E3" w:rsidRDefault="007A2D51" w:rsidP="0045171C">
      <w:pPr>
        <w:spacing w:line="480" w:lineRule="auto"/>
        <w:rPr>
          <w:rFonts w:ascii="Arial" w:hAnsi="Arial" w:cs="Arial"/>
          <w:sz w:val="24"/>
          <w:szCs w:val="24"/>
        </w:rPr>
      </w:pPr>
      <w:r w:rsidRPr="009460E3">
        <w:rPr>
          <w:rFonts w:ascii="Arial" w:hAnsi="Arial" w:cs="Arial"/>
          <w:noProof/>
          <w:sz w:val="24"/>
          <w:szCs w:val="24"/>
        </w:rPr>
        <w:lastRenderedPageBreak/>
        <w:drawing>
          <wp:inline distT="0" distB="0" distL="0" distR="0" wp14:anchorId="3C18E698" wp14:editId="06970F29">
            <wp:extent cx="4169391" cy="2984945"/>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vlampos.jpg"/>
                    <pic:cNvPicPr/>
                  </pic:nvPicPr>
                  <pic:blipFill>
                    <a:blip r:embed="rId14">
                      <a:extLst>
                        <a:ext uri="{28A0092B-C50C-407E-A947-70E740481C1C}">
                          <a14:useLocalDpi xmlns:a14="http://schemas.microsoft.com/office/drawing/2010/main" val="0"/>
                        </a:ext>
                      </a:extLst>
                    </a:blip>
                    <a:stretch>
                      <a:fillRect/>
                    </a:stretch>
                  </pic:blipFill>
                  <pic:spPr>
                    <a:xfrm>
                      <a:off x="0" y="0"/>
                      <a:ext cx="4237325" cy="3033580"/>
                    </a:xfrm>
                    <a:prstGeom prst="rect">
                      <a:avLst/>
                    </a:prstGeom>
                  </pic:spPr>
                </pic:pic>
              </a:graphicData>
            </a:graphic>
          </wp:inline>
        </w:drawing>
      </w:r>
    </w:p>
    <w:p w14:paraId="326F8AB4" w14:textId="06843A74" w:rsidR="008910EF" w:rsidRPr="009460E3" w:rsidRDefault="008910EF" w:rsidP="008910EF">
      <w:pPr>
        <w:spacing w:line="480" w:lineRule="auto"/>
        <w:rPr>
          <w:rFonts w:ascii="Arial" w:hAnsi="Arial" w:cs="Arial"/>
          <w:i/>
          <w:sz w:val="24"/>
          <w:szCs w:val="24"/>
        </w:rPr>
      </w:pPr>
      <w:r w:rsidRPr="009460E3">
        <w:rPr>
          <w:rFonts w:ascii="Arial" w:hAnsi="Arial" w:cs="Arial"/>
          <w:i/>
          <w:sz w:val="24"/>
          <w:szCs w:val="24"/>
        </w:rPr>
        <w:t xml:space="preserve">Figure </w:t>
      </w:r>
      <w:r w:rsidR="00AE0A77" w:rsidRPr="009460E3">
        <w:rPr>
          <w:rFonts w:ascii="Arial" w:hAnsi="Arial" w:cs="Arial"/>
          <w:i/>
          <w:sz w:val="24"/>
          <w:szCs w:val="24"/>
        </w:rPr>
        <w:t>6</w:t>
      </w:r>
      <w:r w:rsidRPr="009460E3">
        <w:rPr>
          <w:rFonts w:ascii="Arial" w:hAnsi="Arial" w:cs="Arial"/>
          <w:i/>
          <w:sz w:val="24"/>
          <w:szCs w:val="24"/>
        </w:rPr>
        <w:t>: Laminar distribution of the circular variances of the neurons.</w:t>
      </w:r>
    </w:p>
    <w:p w14:paraId="2FEE5EBC" w14:textId="77777777" w:rsidR="002A1415" w:rsidRPr="009460E3" w:rsidRDefault="002A1415" w:rsidP="002A1415">
      <w:pPr>
        <w:spacing w:line="480" w:lineRule="auto"/>
        <w:rPr>
          <w:rFonts w:ascii="Arial" w:hAnsi="Arial" w:cs="Arial"/>
          <w:b/>
          <w:sz w:val="24"/>
          <w:szCs w:val="24"/>
        </w:rPr>
      </w:pPr>
      <w:r w:rsidRPr="009460E3">
        <w:rPr>
          <w:rFonts w:ascii="Arial" w:hAnsi="Arial" w:cs="Arial"/>
          <w:b/>
          <w:sz w:val="24"/>
          <w:szCs w:val="24"/>
        </w:rPr>
        <w:t>Direction selectivity of neurons</w:t>
      </w:r>
    </w:p>
    <w:p w14:paraId="66B5277D" w14:textId="56243562" w:rsidR="002A1415" w:rsidRPr="009460E3" w:rsidRDefault="002A1415" w:rsidP="002A1415">
      <w:pPr>
        <w:spacing w:line="480" w:lineRule="auto"/>
        <w:rPr>
          <w:rFonts w:ascii="Arial" w:hAnsi="Arial" w:cs="Arial"/>
          <w:sz w:val="24"/>
          <w:szCs w:val="24"/>
        </w:rPr>
      </w:pPr>
      <w:r w:rsidRPr="009460E3">
        <w:rPr>
          <w:rFonts w:ascii="Arial" w:hAnsi="Arial" w:cs="Arial"/>
          <w:sz w:val="24"/>
          <w:szCs w:val="24"/>
        </w:rPr>
        <w:t xml:space="preserve">The distribution of </w:t>
      </w:r>
      <w:r w:rsidR="00A821F5" w:rsidRPr="009460E3">
        <w:rPr>
          <w:rFonts w:ascii="Arial" w:hAnsi="Arial" w:cs="Arial"/>
          <w:sz w:val="24"/>
          <w:szCs w:val="24"/>
        </w:rPr>
        <w:t xml:space="preserve">the direction </w:t>
      </w:r>
      <w:proofErr w:type="spellStart"/>
      <w:r w:rsidR="00A821F5" w:rsidRPr="009460E3">
        <w:rPr>
          <w:rFonts w:ascii="Arial" w:hAnsi="Arial" w:cs="Arial"/>
          <w:sz w:val="24"/>
          <w:szCs w:val="24"/>
        </w:rPr>
        <w:t>selecitivity</w:t>
      </w:r>
      <w:proofErr w:type="spellEnd"/>
      <w:r w:rsidR="00A821F5" w:rsidRPr="009460E3">
        <w:rPr>
          <w:rFonts w:ascii="Arial" w:hAnsi="Arial" w:cs="Arial"/>
          <w:sz w:val="24"/>
          <w:szCs w:val="24"/>
        </w:rPr>
        <w:t xml:space="preserve"> index and the </w:t>
      </w:r>
      <w:r w:rsidR="009832AA" w:rsidRPr="009460E3">
        <w:rPr>
          <w:rFonts w:ascii="Arial" w:hAnsi="Arial" w:cs="Arial"/>
          <w:sz w:val="24"/>
          <w:szCs w:val="24"/>
        </w:rPr>
        <w:t>DCV</w:t>
      </w:r>
      <w:r w:rsidR="00BB24C3" w:rsidRPr="009460E3">
        <w:rPr>
          <w:rFonts w:ascii="Arial" w:hAnsi="Arial" w:cs="Arial"/>
          <w:sz w:val="24"/>
          <w:szCs w:val="24"/>
        </w:rPr>
        <w:t xml:space="preserve"> </w:t>
      </w:r>
      <w:r w:rsidRPr="009460E3">
        <w:rPr>
          <w:rFonts w:ascii="Arial" w:hAnsi="Arial" w:cs="Arial"/>
          <w:sz w:val="24"/>
          <w:szCs w:val="24"/>
        </w:rPr>
        <w:t xml:space="preserve">of 22 neurons are shown in Figure </w:t>
      </w:r>
      <w:r w:rsidR="003266B2" w:rsidRPr="009460E3">
        <w:rPr>
          <w:rFonts w:ascii="Arial" w:hAnsi="Arial" w:cs="Arial"/>
          <w:sz w:val="24"/>
          <w:szCs w:val="24"/>
        </w:rPr>
        <w:t>7</w:t>
      </w:r>
      <w:r w:rsidR="00BB24C3" w:rsidRPr="009460E3">
        <w:rPr>
          <w:rFonts w:ascii="Arial" w:hAnsi="Arial" w:cs="Arial"/>
          <w:sz w:val="24"/>
          <w:szCs w:val="24"/>
        </w:rPr>
        <w:t>a</w:t>
      </w:r>
      <w:r w:rsidR="00A821F5" w:rsidRPr="009460E3">
        <w:rPr>
          <w:rFonts w:ascii="Arial" w:hAnsi="Arial" w:cs="Arial"/>
          <w:sz w:val="24"/>
          <w:szCs w:val="24"/>
        </w:rPr>
        <w:t xml:space="preserve"> and b</w:t>
      </w:r>
      <w:r w:rsidRPr="009460E3">
        <w:rPr>
          <w:rFonts w:ascii="Arial" w:hAnsi="Arial" w:cs="Arial"/>
          <w:sz w:val="24"/>
          <w:szCs w:val="24"/>
        </w:rPr>
        <w:t xml:space="preserve">. </w:t>
      </w:r>
      <w:r w:rsidR="00A821F5" w:rsidRPr="009460E3">
        <w:rPr>
          <w:rFonts w:ascii="Arial" w:hAnsi="Arial" w:cs="Arial"/>
          <w:sz w:val="24"/>
          <w:szCs w:val="24"/>
        </w:rPr>
        <w:t>All 22 neurons were included in the analysis as neurons that are not tuned to orientation can</w:t>
      </w:r>
      <w:r w:rsidR="003266B2" w:rsidRPr="009460E3">
        <w:rPr>
          <w:rFonts w:ascii="Arial" w:hAnsi="Arial" w:cs="Arial"/>
          <w:sz w:val="24"/>
          <w:szCs w:val="24"/>
        </w:rPr>
        <w:t xml:space="preserve"> be tuned to direction. Figure 8</w:t>
      </w:r>
      <w:r w:rsidR="00A821F5" w:rsidRPr="009460E3">
        <w:rPr>
          <w:rFonts w:ascii="Arial" w:hAnsi="Arial" w:cs="Arial"/>
          <w:sz w:val="24"/>
          <w:szCs w:val="24"/>
        </w:rPr>
        <w:t xml:space="preserve">a shows a neuron that is </w:t>
      </w:r>
      <w:r w:rsidR="003266B2" w:rsidRPr="009460E3">
        <w:rPr>
          <w:rFonts w:ascii="Arial" w:hAnsi="Arial" w:cs="Arial"/>
          <w:sz w:val="24"/>
          <w:szCs w:val="24"/>
        </w:rPr>
        <w:t>s</w:t>
      </w:r>
      <w:r w:rsidR="00A821F5" w:rsidRPr="009460E3">
        <w:rPr>
          <w:rFonts w:ascii="Arial" w:hAnsi="Arial" w:cs="Arial"/>
          <w:sz w:val="24"/>
          <w:szCs w:val="24"/>
        </w:rPr>
        <w:t>elective to</w:t>
      </w:r>
      <w:r w:rsidR="003266B2" w:rsidRPr="009460E3">
        <w:rPr>
          <w:rFonts w:ascii="Arial" w:hAnsi="Arial" w:cs="Arial"/>
          <w:sz w:val="24"/>
          <w:szCs w:val="24"/>
        </w:rPr>
        <w:t xml:space="preserve"> both</w:t>
      </w:r>
      <w:r w:rsidR="00A821F5" w:rsidRPr="009460E3">
        <w:rPr>
          <w:rFonts w:ascii="Arial" w:hAnsi="Arial" w:cs="Arial"/>
          <w:sz w:val="24"/>
          <w:szCs w:val="24"/>
        </w:rPr>
        <w:t xml:space="preserve"> orientation </w:t>
      </w:r>
      <w:r w:rsidR="003266B2" w:rsidRPr="009460E3">
        <w:rPr>
          <w:rFonts w:ascii="Arial" w:hAnsi="Arial" w:cs="Arial"/>
          <w:sz w:val="24"/>
          <w:szCs w:val="24"/>
        </w:rPr>
        <w:t>and direction. 8</w:t>
      </w:r>
      <w:r w:rsidR="00A821F5" w:rsidRPr="009460E3">
        <w:rPr>
          <w:rFonts w:ascii="Arial" w:hAnsi="Arial" w:cs="Arial"/>
          <w:sz w:val="24"/>
          <w:szCs w:val="24"/>
        </w:rPr>
        <w:t xml:space="preserve">b shows a neurons selective to </w:t>
      </w:r>
      <w:r w:rsidR="003266B2" w:rsidRPr="009460E3">
        <w:rPr>
          <w:rFonts w:ascii="Arial" w:hAnsi="Arial" w:cs="Arial"/>
          <w:sz w:val="24"/>
          <w:szCs w:val="24"/>
        </w:rPr>
        <w:t>direction but not to</w:t>
      </w:r>
      <w:r w:rsidR="00A821F5" w:rsidRPr="009460E3">
        <w:rPr>
          <w:rFonts w:ascii="Arial" w:hAnsi="Arial" w:cs="Arial"/>
          <w:sz w:val="24"/>
          <w:szCs w:val="24"/>
        </w:rPr>
        <w:t xml:space="preserve"> orientation</w:t>
      </w:r>
      <w:r w:rsidR="003266B2" w:rsidRPr="009460E3">
        <w:rPr>
          <w:rFonts w:ascii="Arial" w:hAnsi="Arial" w:cs="Arial"/>
          <w:sz w:val="24"/>
          <w:szCs w:val="24"/>
        </w:rPr>
        <w:t xml:space="preserve">. </w:t>
      </w:r>
      <w:r w:rsidRPr="009460E3">
        <w:rPr>
          <w:rFonts w:ascii="Arial" w:hAnsi="Arial" w:cs="Arial"/>
          <w:sz w:val="24"/>
          <w:szCs w:val="24"/>
        </w:rPr>
        <w:t>The median direction selectivity index was 0.69</w:t>
      </w:r>
      <w:r w:rsidR="00BB24C3" w:rsidRPr="009460E3">
        <w:rPr>
          <w:rFonts w:ascii="Arial" w:hAnsi="Arial" w:cs="Arial"/>
          <w:sz w:val="24"/>
          <w:szCs w:val="24"/>
        </w:rPr>
        <w:t xml:space="preserve"> (95% CI=</w:t>
      </w:r>
      <w:r w:rsidR="00AE5F7D" w:rsidRPr="009460E3">
        <w:rPr>
          <w:rFonts w:ascii="Arial" w:hAnsi="Arial" w:cs="Arial"/>
          <w:sz w:val="24"/>
          <w:szCs w:val="24"/>
        </w:rPr>
        <w:t xml:space="preserve"> </w:t>
      </w:r>
      <w:r w:rsidR="00BB24C3" w:rsidRPr="009460E3">
        <w:rPr>
          <w:rFonts w:ascii="Arial" w:hAnsi="Arial" w:cs="Arial"/>
          <w:sz w:val="24"/>
          <w:szCs w:val="24"/>
        </w:rPr>
        <w:t>[0.5, 0.83])</w:t>
      </w:r>
      <w:r w:rsidRPr="009460E3">
        <w:rPr>
          <w:rFonts w:ascii="Arial" w:hAnsi="Arial" w:cs="Arial"/>
          <w:sz w:val="24"/>
          <w:szCs w:val="24"/>
        </w:rPr>
        <w:t xml:space="preserve">, suggesting that the majority of the neurons were not direction selective. Of the 22 neurons that were recorded from, only </w:t>
      </w:r>
      <w:r w:rsidR="00434F22" w:rsidRPr="009460E3">
        <w:rPr>
          <w:rFonts w:ascii="Arial" w:hAnsi="Arial" w:cs="Arial"/>
          <w:sz w:val="24"/>
          <w:szCs w:val="24"/>
        </w:rPr>
        <w:t>5</w:t>
      </w:r>
      <w:r w:rsidRPr="009460E3">
        <w:rPr>
          <w:rFonts w:ascii="Arial" w:hAnsi="Arial" w:cs="Arial"/>
          <w:sz w:val="24"/>
          <w:szCs w:val="24"/>
        </w:rPr>
        <w:t xml:space="preserve"> (~20 %) satisfied our criteria for direction selective neurons.</w:t>
      </w:r>
      <w:r w:rsidR="00BB24C3" w:rsidRPr="009460E3">
        <w:rPr>
          <w:rFonts w:ascii="Arial" w:hAnsi="Arial" w:cs="Arial"/>
          <w:sz w:val="24"/>
          <w:szCs w:val="24"/>
        </w:rPr>
        <w:t xml:space="preserve"> The distribution</w:t>
      </w:r>
      <w:r w:rsidR="003266B2" w:rsidRPr="009460E3">
        <w:rPr>
          <w:rFonts w:ascii="Arial" w:hAnsi="Arial" w:cs="Arial"/>
          <w:sz w:val="24"/>
          <w:szCs w:val="24"/>
        </w:rPr>
        <w:t xml:space="preserve"> of the DCV is shown in figure 7</w:t>
      </w:r>
      <w:r w:rsidR="00BB24C3" w:rsidRPr="009460E3">
        <w:rPr>
          <w:rFonts w:ascii="Arial" w:hAnsi="Arial" w:cs="Arial"/>
          <w:sz w:val="24"/>
          <w:szCs w:val="24"/>
        </w:rPr>
        <w:t>b. The median D</w:t>
      </w:r>
      <w:r w:rsidR="006512C7" w:rsidRPr="009460E3">
        <w:rPr>
          <w:rFonts w:ascii="Arial" w:hAnsi="Arial" w:cs="Arial"/>
          <w:sz w:val="24"/>
          <w:szCs w:val="24"/>
        </w:rPr>
        <w:t>C</w:t>
      </w:r>
      <w:r w:rsidR="00BB24C3" w:rsidRPr="009460E3">
        <w:rPr>
          <w:rFonts w:ascii="Arial" w:hAnsi="Arial" w:cs="Arial"/>
          <w:sz w:val="24"/>
          <w:szCs w:val="24"/>
        </w:rPr>
        <w:t>V was 0.90 (95% CI=</w:t>
      </w:r>
      <w:r w:rsidR="00AE5F7D" w:rsidRPr="009460E3">
        <w:rPr>
          <w:rFonts w:ascii="Arial" w:hAnsi="Arial" w:cs="Arial"/>
          <w:sz w:val="24"/>
          <w:szCs w:val="24"/>
        </w:rPr>
        <w:t xml:space="preserve"> </w:t>
      </w:r>
      <w:r w:rsidR="00BB24C3" w:rsidRPr="009460E3">
        <w:rPr>
          <w:rFonts w:ascii="Arial" w:hAnsi="Arial" w:cs="Arial"/>
          <w:sz w:val="24"/>
          <w:szCs w:val="24"/>
        </w:rPr>
        <w:t xml:space="preserve">[0.85, 0.93]). The DCV was a more conservative measure of direction selectivity </w:t>
      </w:r>
      <w:r w:rsidR="006512C7" w:rsidRPr="009460E3">
        <w:rPr>
          <w:rFonts w:ascii="Arial" w:hAnsi="Arial" w:cs="Arial"/>
          <w:sz w:val="24"/>
          <w:szCs w:val="24"/>
        </w:rPr>
        <w:t>and none of the neurons we measured from were selective to direction</w:t>
      </w:r>
      <w:r w:rsidR="00BB24C3" w:rsidRPr="009460E3">
        <w:rPr>
          <w:rFonts w:ascii="Arial" w:hAnsi="Arial" w:cs="Arial"/>
          <w:sz w:val="24"/>
          <w:szCs w:val="24"/>
        </w:rPr>
        <w:t>.</w:t>
      </w:r>
    </w:p>
    <w:p w14:paraId="4EB8D468" w14:textId="77777777" w:rsidR="002A1415" w:rsidRPr="009460E3" w:rsidRDefault="002A1415" w:rsidP="002A1415">
      <w:pPr>
        <w:spacing w:line="480" w:lineRule="auto"/>
        <w:rPr>
          <w:rFonts w:ascii="Arial" w:hAnsi="Arial" w:cs="Arial"/>
          <w:sz w:val="24"/>
          <w:szCs w:val="24"/>
        </w:rPr>
      </w:pPr>
    </w:p>
    <w:p w14:paraId="23B96623" w14:textId="54B120D7" w:rsidR="002A1415" w:rsidRPr="009460E3" w:rsidRDefault="008067A3" w:rsidP="002A1415">
      <w:pPr>
        <w:spacing w:line="480" w:lineRule="auto"/>
        <w:rPr>
          <w:rFonts w:ascii="Arial" w:hAnsi="Arial" w:cs="Arial"/>
          <w:sz w:val="24"/>
          <w:szCs w:val="24"/>
        </w:rPr>
      </w:pPr>
      <w:r>
        <w:rPr>
          <w:rFonts w:ascii="Arial" w:hAnsi="Arial" w:cs="Arial"/>
          <w:noProof/>
          <w:sz w:val="24"/>
          <w:szCs w:val="24"/>
        </w:rPr>
        <w:pict w14:anchorId="66DA9DE7">
          <v:shape id="_x0000_i1027" type="#_x0000_t75" style="width:467.35pt;height:207.35pt">
            <v:imagedata r:id="rId15" o:title="directionselectivity_fig"/>
          </v:shape>
        </w:pict>
      </w:r>
    </w:p>
    <w:p w14:paraId="1A9003B7" w14:textId="4774FB1F" w:rsidR="002A1415" w:rsidRPr="009460E3" w:rsidRDefault="002A1415" w:rsidP="001E79FA">
      <w:pPr>
        <w:spacing w:line="240" w:lineRule="auto"/>
        <w:rPr>
          <w:rFonts w:ascii="Arial" w:hAnsi="Arial" w:cs="Arial"/>
          <w:i/>
          <w:sz w:val="24"/>
          <w:szCs w:val="24"/>
        </w:rPr>
      </w:pPr>
      <w:r w:rsidRPr="009460E3">
        <w:rPr>
          <w:rFonts w:ascii="Arial" w:hAnsi="Arial" w:cs="Arial"/>
          <w:i/>
          <w:sz w:val="24"/>
          <w:szCs w:val="24"/>
        </w:rPr>
        <w:t xml:space="preserve">Figure </w:t>
      </w:r>
      <w:r w:rsidR="003266B2" w:rsidRPr="009460E3">
        <w:rPr>
          <w:rFonts w:ascii="Arial" w:hAnsi="Arial" w:cs="Arial"/>
          <w:i/>
          <w:sz w:val="24"/>
          <w:szCs w:val="24"/>
        </w:rPr>
        <w:t>7</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Distribution of direction selectivity index of 22 superior </w:t>
      </w:r>
      <w:proofErr w:type="spellStart"/>
      <w:r w:rsidRPr="009460E3">
        <w:rPr>
          <w:rFonts w:ascii="Arial" w:hAnsi="Arial" w:cs="Arial"/>
          <w:i/>
          <w:sz w:val="24"/>
          <w:szCs w:val="24"/>
        </w:rPr>
        <w:t>colliculus</w:t>
      </w:r>
      <w:proofErr w:type="spellEnd"/>
      <w:r w:rsidRPr="009460E3">
        <w:rPr>
          <w:rFonts w:ascii="Arial" w:hAnsi="Arial" w:cs="Arial"/>
          <w:i/>
          <w:sz w:val="24"/>
          <w:szCs w:val="24"/>
        </w:rPr>
        <w:t xml:space="preserve"> neurons</w:t>
      </w:r>
      <w:r w:rsidR="00353EEC" w:rsidRPr="009460E3">
        <w:rPr>
          <w:rFonts w:ascii="Arial" w:hAnsi="Arial" w:cs="Arial"/>
          <w:i/>
          <w:sz w:val="24"/>
          <w:szCs w:val="24"/>
        </w:rPr>
        <w:t xml:space="preserve"> using two different measures: the direction selectivity index (a) and the directional circular variance (DCV; b)</w:t>
      </w:r>
      <w:r w:rsidRPr="009460E3">
        <w:rPr>
          <w:rFonts w:ascii="Arial" w:hAnsi="Arial" w:cs="Arial"/>
          <w:i/>
          <w:sz w:val="24"/>
          <w:szCs w:val="24"/>
        </w:rPr>
        <w:t>.</w:t>
      </w:r>
    </w:p>
    <w:p w14:paraId="1E05DCF1" w14:textId="4D6DF2FE" w:rsidR="00F241DE" w:rsidRPr="009460E3" w:rsidRDefault="008067A3" w:rsidP="001E79FA">
      <w:pPr>
        <w:spacing w:line="240" w:lineRule="auto"/>
        <w:rPr>
          <w:rFonts w:ascii="Arial" w:hAnsi="Arial" w:cs="Arial"/>
          <w:sz w:val="24"/>
          <w:szCs w:val="24"/>
        </w:rPr>
      </w:pPr>
      <w:r>
        <w:rPr>
          <w:rFonts w:ascii="Arial" w:hAnsi="Arial" w:cs="Arial"/>
          <w:sz w:val="24"/>
          <w:szCs w:val="24"/>
        </w:rPr>
        <w:pict w14:anchorId="43CED962">
          <v:shape id="_x0000_i1028" type="#_x0000_t75" style="width:468pt;height:288.65pt">
            <v:imagedata r:id="rId16" o:title="Directionselectivity"/>
          </v:shape>
        </w:pict>
      </w:r>
    </w:p>
    <w:p w14:paraId="0F8E569E" w14:textId="4D5F066E" w:rsidR="00416F5B" w:rsidRPr="009460E3" w:rsidRDefault="00416F5B" w:rsidP="00416F5B">
      <w:pPr>
        <w:spacing w:line="240" w:lineRule="auto"/>
        <w:rPr>
          <w:rFonts w:ascii="Arial" w:hAnsi="Arial" w:cs="Arial"/>
          <w:i/>
          <w:sz w:val="24"/>
          <w:szCs w:val="24"/>
        </w:rPr>
      </w:pPr>
      <w:r w:rsidRPr="009460E3">
        <w:rPr>
          <w:rFonts w:ascii="Arial" w:hAnsi="Arial" w:cs="Arial"/>
          <w:i/>
          <w:sz w:val="24"/>
          <w:szCs w:val="24"/>
        </w:rPr>
        <w:t xml:space="preserve">Figure </w:t>
      </w:r>
      <w:r w:rsidR="003266B2" w:rsidRPr="009460E3">
        <w:rPr>
          <w:rFonts w:ascii="Arial" w:hAnsi="Arial" w:cs="Arial"/>
          <w:i/>
          <w:sz w:val="24"/>
          <w:szCs w:val="24"/>
        </w:rPr>
        <w:t>8</w:t>
      </w:r>
      <w:r w:rsidRPr="009460E3">
        <w:rPr>
          <w:rFonts w:ascii="Arial" w:hAnsi="Arial" w:cs="Arial"/>
          <w:i/>
          <w:sz w:val="24"/>
          <w:szCs w:val="24"/>
        </w:rPr>
        <w:t>:</w:t>
      </w:r>
      <w:r w:rsidRPr="009460E3">
        <w:rPr>
          <w:rFonts w:ascii="Arial" w:hAnsi="Arial" w:cs="Arial"/>
          <w:sz w:val="24"/>
          <w:szCs w:val="24"/>
        </w:rPr>
        <w:t xml:space="preserve"> Example of a cell that is selective to both direction and orientation (a) and a cell that is selective to direction but not orientation (b).</w:t>
      </w:r>
    </w:p>
    <w:p w14:paraId="0E0FCF3F" w14:textId="77777777" w:rsidR="00416F5B" w:rsidRPr="009460E3" w:rsidRDefault="00416F5B" w:rsidP="001E79FA">
      <w:pPr>
        <w:spacing w:line="240" w:lineRule="auto"/>
        <w:rPr>
          <w:rFonts w:ascii="Arial" w:hAnsi="Arial" w:cs="Arial"/>
          <w:sz w:val="24"/>
          <w:szCs w:val="24"/>
        </w:rPr>
      </w:pPr>
    </w:p>
    <w:p w14:paraId="7E7F39B7" w14:textId="77777777" w:rsidR="00A821F5" w:rsidRPr="009460E3" w:rsidRDefault="00A821F5" w:rsidP="001E79FA">
      <w:pPr>
        <w:spacing w:line="240" w:lineRule="auto"/>
        <w:rPr>
          <w:rFonts w:ascii="Arial" w:hAnsi="Arial" w:cs="Arial"/>
          <w:i/>
          <w:sz w:val="24"/>
          <w:szCs w:val="24"/>
        </w:rPr>
      </w:pPr>
    </w:p>
    <w:p w14:paraId="06E16DB6" w14:textId="2CBE2A61" w:rsidR="001549AF" w:rsidRPr="009460E3" w:rsidRDefault="001549AF" w:rsidP="001549AF">
      <w:pPr>
        <w:spacing w:line="480" w:lineRule="auto"/>
        <w:rPr>
          <w:rFonts w:ascii="Arial" w:hAnsi="Arial" w:cs="Arial"/>
          <w:b/>
          <w:sz w:val="24"/>
          <w:szCs w:val="24"/>
        </w:rPr>
      </w:pPr>
      <w:r w:rsidRPr="009460E3">
        <w:rPr>
          <w:rFonts w:ascii="Arial" w:hAnsi="Arial" w:cs="Arial"/>
          <w:b/>
          <w:sz w:val="24"/>
          <w:szCs w:val="24"/>
        </w:rPr>
        <w:t>Spatial Frequency Tuning</w:t>
      </w:r>
    </w:p>
    <w:p w14:paraId="113A8E2D" w14:textId="4A87D315" w:rsidR="001549AF" w:rsidRPr="009460E3" w:rsidRDefault="001549AF" w:rsidP="001549AF">
      <w:pPr>
        <w:spacing w:line="480" w:lineRule="auto"/>
        <w:rPr>
          <w:rFonts w:ascii="Arial" w:hAnsi="Arial" w:cs="Arial"/>
          <w:sz w:val="24"/>
          <w:szCs w:val="24"/>
        </w:rPr>
      </w:pPr>
      <w:r w:rsidRPr="009460E3">
        <w:rPr>
          <w:rFonts w:ascii="Arial" w:hAnsi="Arial" w:cs="Arial"/>
          <w:sz w:val="24"/>
          <w:szCs w:val="24"/>
        </w:rPr>
        <w:t xml:space="preserve">A summary of the results of spatial frequency tuning we obtained from 16 neurons is presented in figure </w:t>
      </w:r>
      <w:r w:rsidR="006268AA" w:rsidRPr="009460E3">
        <w:rPr>
          <w:rFonts w:ascii="Arial" w:hAnsi="Arial" w:cs="Arial"/>
          <w:sz w:val="24"/>
          <w:szCs w:val="24"/>
        </w:rPr>
        <w:t>9</w:t>
      </w:r>
      <w:r w:rsidRPr="009460E3">
        <w:rPr>
          <w:rFonts w:ascii="Arial" w:hAnsi="Arial" w:cs="Arial"/>
          <w:sz w:val="24"/>
          <w:szCs w:val="24"/>
        </w:rPr>
        <w:t xml:space="preserve">a. The median peak spatial frequency was 0.2 </w:t>
      </w:r>
      <w:proofErr w:type="spellStart"/>
      <w:r w:rsidRPr="009460E3">
        <w:rPr>
          <w:rFonts w:ascii="Arial" w:hAnsi="Arial" w:cs="Arial"/>
          <w:sz w:val="24"/>
          <w:szCs w:val="24"/>
        </w:rPr>
        <w:t>cpd</w:t>
      </w:r>
      <w:proofErr w:type="spellEnd"/>
      <w:r w:rsidRPr="009460E3">
        <w:rPr>
          <w:rFonts w:ascii="Arial" w:hAnsi="Arial" w:cs="Arial"/>
          <w:sz w:val="24"/>
          <w:szCs w:val="24"/>
        </w:rPr>
        <w:t xml:space="preserve"> (</w:t>
      </w:r>
      <w:r w:rsidR="008910EF" w:rsidRPr="009460E3">
        <w:rPr>
          <w:rFonts w:ascii="Arial" w:hAnsi="Arial" w:cs="Arial"/>
          <w:sz w:val="24"/>
          <w:szCs w:val="24"/>
        </w:rPr>
        <w:t xml:space="preserve">95% </w:t>
      </w:r>
      <w:r w:rsidR="00100367" w:rsidRPr="009460E3">
        <w:rPr>
          <w:rFonts w:ascii="Arial" w:hAnsi="Arial" w:cs="Arial"/>
          <w:sz w:val="24"/>
          <w:szCs w:val="24"/>
        </w:rPr>
        <w:t>CI</w:t>
      </w:r>
      <w:r w:rsidR="008910EF" w:rsidRPr="009460E3">
        <w:rPr>
          <w:rFonts w:ascii="Arial" w:hAnsi="Arial" w:cs="Arial"/>
          <w:sz w:val="24"/>
          <w:szCs w:val="24"/>
        </w:rPr>
        <w:t>= [0, 0.2]</w:t>
      </w:r>
      <w:r w:rsidRPr="009460E3">
        <w:rPr>
          <w:rFonts w:ascii="Arial" w:hAnsi="Arial" w:cs="Arial"/>
          <w:sz w:val="24"/>
          <w:szCs w:val="24"/>
        </w:rPr>
        <w:t xml:space="preserve">) and the median half width at half height was 0.35 </w:t>
      </w:r>
      <w:proofErr w:type="spellStart"/>
      <w:r w:rsidRPr="009460E3">
        <w:rPr>
          <w:rFonts w:ascii="Arial" w:hAnsi="Arial" w:cs="Arial"/>
          <w:sz w:val="24"/>
          <w:szCs w:val="24"/>
        </w:rPr>
        <w:t>cpd</w:t>
      </w:r>
      <w:proofErr w:type="spellEnd"/>
      <w:r w:rsidRPr="009460E3">
        <w:rPr>
          <w:rFonts w:ascii="Arial" w:hAnsi="Arial" w:cs="Arial"/>
          <w:sz w:val="24"/>
          <w:szCs w:val="24"/>
        </w:rPr>
        <w:t xml:space="preserve"> (</w:t>
      </w:r>
      <w:r w:rsidR="00100367" w:rsidRPr="009460E3">
        <w:rPr>
          <w:rFonts w:ascii="Arial" w:hAnsi="Arial" w:cs="Arial"/>
          <w:sz w:val="24"/>
          <w:szCs w:val="24"/>
        </w:rPr>
        <w:t>95% CI</w:t>
      </w:r>
      <w:r w:rsidR="008910EF" w:rsidRPr="009460E3">
        <w:rPr>
          <w:rFonts w:ascii="Arial" w:hAnsi="Arial" w:cs="Arial"/>
          <w:sz w:val="24"/>
          <w:szCs w:val="24"/>
        </w:rPr>
        <w:t>=</w:t>
      </w:r>
      <w:r w:rsidR="00100367" w:rsidRPr="009460E3">
        <w:rPr>
          <w:rFonts w:ascii="Arial" w:hAnsi="Arial" w:cs="Arial"/>
          <w:sz w:val="24"/>
          <w:szCs w:val="24"/>
        </w:rPr>
        <w:t xml:space="preserve"> </w:t>
      </w:r>
      <w:r w:rsidR="008910EF" w:rsidRPr="009460E3">
        <w:rPr>
          <w:rFonts w:ascii="Arial" w:hAnsi="Arial" w:cs="Arial"/>
          <w:sz w:val="24"/>
          <w:szCs w:val="24"/>
        </w:rPr>
        <w:t>[0.15, 0.55]</w:t>
      </w:r>
      <w:r w:rsidRPr="009460E3">
        <w:rPr>
          <w:rFonts w:ascii="Arial" w:hAnsi="Arial" w:cs="Arial"/>
          <w:sz w:val="24"/>
          <w:szCs w:val="24"/>
        </w:rPr>
        <w:t xml:space="preserve">). Although most neurons reached their peak firing rate quickly, they tended to fire over a range of spatial frequencies as indicated by the slower rise of the high spatial frequency cut off curve. </w:t>
      </w:r>
      <w:r w:rsidR="008910EF" w:rsidRPr="009460E3">
        <w:rPr>
          <w:rFonts w:ascii="Arial" w:hAnsi="Arial" w:cs="Arial"/>
          <w:sz w:val="24"/>
          <w:szCs w:val="24"/>
        </w:rPr>
        <w:t>A significant proportion (80%) of</w:t>
      </w:r>
      <w:r w:rsidRPr="009460E3">
        <w:rPr>
          <w:rFonts w:ascii="Arial" w:hAnsi="Arial" w:cs="Arial"/>
          <w:sz w:val="24"/>
          <w:szCs w:val="24"/>
        </w:rPr>
        <w:t xml:space="preserv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neurons </w:t>
      </w:r>
      <w:r w:rsidR="008910EF" w:rsidRPr="009460E3">
        <w:rPr>
          <w:rFonts w:ascii="Arial" w:hAnsi="Arial" w:cs="Arial"/>
          <w:sz w:val="24"/>
          <w:szCs w:val="24"/>
        </w:rPr>
        <w:t xml:space="preserve">in our sample </w:t>
      </w:r>
      <w:r w:rsidRPr="009460E3">
        <w:rPr>
          <w:rFonts w:ascii="Arial" w:hAnsi="Arial" w:cs="Arial"/>
          <w:sz w:val="24"/>
          <w:szCs w:val="24"/>
        </w:rPr>
        <w:t xml:space="preserve">were </w:t>
      </w:r>
      <w:r w:rsidR="008910EF" w:rsidRPr="009460E3">
        <w:rPr>
          <w:rFonts w:ascii="Arial" w:hAnsi="Arial" w:cs="Arial"/>
          <w:sz w:val="24"/>
          <w:szCs w:val="24"/>
        </w:rPr>
        <w:t>also low-pass tuned to spatial frequency</w:t>
      </w:r>
      <w:r w:rsidRPr="009460E3">
        <w:rPr>
          <w:rFonts w:ascii="Arial" w:hAnsi="Arial" w:cs="Arial"/>
          <w:sz w:val="24"/>
          <w:szCs w:val="24"/>
        </w:rPr>
        <w:t xml:space="preserve"> (12/16, p= 0.028).</w:t>
      </w:r>
    </w:p>
    <w:p w14:paraId="0E6D0A86" w14:textId="77777777" w:rsidR="001549AF" w:rsidRPr="009460E3" w:rsidRDefault="001549AF" w:rsidP="001549AF">
      <w:pPr>
        <w:spacing w:line="480" w:lineRule="auto"/>
        <w:rPr>
          <w:rFonts w:ascii="Arial" w:hAnsi="Arial" w:cs="Arial"/>
          <w:sz w:val="24"/>
          <w:szCs w:val="24"/>
        </w:rPr>
      </w:pPr>
    </w:p>
    <w:p w14:paraId="083976AC" w14:textId="77777777" w:rsidR="001549AF" w:rsidRPr="009460E3" w:rsidRDefault="001549AF" w:rsidP="001549AF">
      <w:pPr>
        <w:spacing w:line="480" w:lineRule="auto"/>
        <w:rPr>
          <w:rFonts w:ascii="Arial" w:hAnsi="Arial" w:cs="Arial"/>
          <w:sz w:val="24"/>
          <w:szCs w:val="24"/>
        </w:rPr>
      </w:pPr>
      <w:r w:rsidRPr="009460E3">
        <w:rPr>
          <w:rFonts w:ascii="Arial" w:hAnsi="Arial" w:cs="Arial"/>
          <w:noProof/>
          <w:sz w:val="24"/>
          <w:szCs w:val="24"/>
        </w:rPr>
        <w:drawing>
          <wp:inline distT="0" distB="0" distL="0" distR="0" wp14:anchorId="434C2D79" wp14:editId="5C794728">
            <wp:extent cx="5943600" cy="2206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msum_sf_SC_LG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1F8A5C9C" w14:textId="198CDCA4" w:rsidR="001549AF" w:rsidRPr="009460E3" w:rsidRDefault="001549AF" w:rsidP="001549AF">
      <w:pPr>
        <w:spacing w:line="276" w:lineRule="auto"/>
        <w:rPr>
          <w:rFonts w:ascii="Arial" w:hAnsi="Arial" w:cs="Arial"/>
          <w:sz w:val="24"/>
          <w:szCs w:val="24"/>
        </w:rPr>
      </w:pPr>
      <w:r w:rsidRPr="009460E3">
        <w:rPr>
          <w:rFonts w:ascii="Arial" w:hAnsi="Arial" w:cs="Arial"/>
          <w:i/>
          <w:sz w:val="24"/>
          <w:szCs w:val="24"/>
        </w:rPr>
        <w:t xml:space="preserve">Figure </w:t>
      </w:r>
      <w:r w:rsidR="006268AA" w:rsidRPr="009460E3">
        <w:rPr>
          <w:rFonts w:ascii="Arial" w:hAnsi="Arial" w:cs="Arial"/>
          <w:i/>
          <w:sz w:val="24"/>
          <w:szCs w:val="24"/>
        </w:rPr>
        <w:t>9</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 xml:space="preserve">Cumulative sum of the low-cutoff, optimum and high cut off spatial frequencies in the tree shrew Superior </w:t>
      </w:r>
      <w:proofErr w:type="spellStart"/>
      <w:r w:rsidRPr="009460E3">
        <w:rPr>
          <w:rFonts w:ascii="Arial" w:hAnsi="Arial" w:cs="Arial"/>
          <w:i/>
          <w:sz w:val="24"/>
          <w:szCs w:val="24"/>
        </w:rPr>
        <w:t>Colliculus</w:t>
      </w:r>
      <w:proofErr w:type="spellEnd"/>
      <w:r w:rsidRPr="009460E3">
        <w:rPr>
          <w:rFonts w:ascii="Arial" w:hAnsi="Arial" w:cs="Arial"/>
          <w:i/>
          <w:sz w:val="24"/>
          <w:szCs w:val="24"/>
        </w:rPr>
        <w:t xml:space="preserve"> for 16 neurons (a) and the Lateral Genicula</w:t>
      </w:r>
      <w:r w:rsidR="006268AA" w:rsidRPr="009460E3">
        <w:rPr>
          <w:rFonts w:ascii="Arial" w:hAnsi="Arial" w:cs="Arial"/>
          <w:i/>
          <w:sz w:val="24"/>
          <w:szCs w:val="24"/>
        </w:rPr>
        <w:t xml:space="preserve">te Nucleus for 30 neurons (b; </w:t>
      </w:r>
      <w:r w:rsidRPr="009460E3">
        <w:rPr>
          <w:rFonts w:ascii="Arial" w:hAnsi="Arial" w:cs="Arial"/>
          <w:i/>
          <w:sz w:val="24"/>
          <w:szCs w:val="24"/>
        </w:rPr>
        <w:t xml:space="preserve">LGN). </w:t>
      </w:r>
      <w:proofErr w:type="gramStart"/>
      <w:r w:rsidRPr="009460E3">
        <w:rPr>
          <w:rFonts w:ascii="Arial" w:hAnsi="Arial" w:cs="Arial"/>
          <w:i/>
          <w:sz w:val="24"/>
          <w:szCs w:val="24"/>
        </w:rPr>
        <w:t xml:space="preserve">The LGN results were published in the paper by Van </w:t>
      </w:r>
      <w:proofErr w:type="spellStart"/>
      <w:r w:rsidRPr="009460E3">
        <w:rPr>
          <w:rFonts w:ascii="Arial" w:hAnsi="Arial" w:cs="Arial"/>
          <w:i/>
          <w:sz w:val="24"/>
          <w:szCs w:val="24"/>
        </w:rPr>
        <w:t>Hooser</w:t>
      </w:r>
      <w:proofErr w:type="spellEnd"/>
      <w:r w:rsidRPr="009460E3">
        <w:rPr>
          <w:rFonts w:ascii="Arial" w:hAnsi="Arial" w:cs="Arial"/>
          <w:i/>
          <w:sz w:val="24"/>
          <w:szCs w:val="24"/>
        </w:rPr>
        <w:t xml:space="preserve"> et al., 2013</w:t>
      </w:r>
      <w:proofErr w:type="gramEnd"/>
      <w:r w:rsidRPr="009460E3">
        <w:rPr>
          <w:rFonts w:ascii="Arial" w:hAnsi="Arial" w:cs="Arial"/>
          <w:i/>
          <w:sz w:val="24"/>
          <w:szCs w:val="24"/>
        </w:rPr>
        <w:t xml:space="preserve"> and the right side panel is from figure 7b, plotted on the same scale as the SC data in the left hand side panel.</w:t>
      </w:r>
    </w:p>
    <w:p w14:paraId="1806F57D" w14:textId="687FAD40" w:rsidR="008910EF" w:rsidRPr="009460E3" w:rsidRDefault="001549AF" w:rsidP="001549AF">
      <w:pPr>
        <w:spacing w:line="480" w:lineRule="auto"/>
        <w:rPr>
          <w:rFonts w:ascii="Arial" w:hAnsi="Arial" w:cs="Arial"/>
          <w:sz w:val="24"/>
          <w:szCs w:val="24"/>
        </w:rPr>
      </w:pPr>
      <w:r w:rsidRPr="009460E3">
        <w:rPr>
          <w:rFonts w:ascii="Arial" w:hAnsi="Arial" w:cs="Arial"/>
          <w:sz w:val="24"/>
          <w:szCs w:val="24"/>
        </w:rPr>
        <w:t xml:space="preserve">In order to enable a direct comparison between the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and the lateral geniculate nucleus, data from the L</w:t>
      </w:r>
      <w:r w:rsidR="006268AA" w:rsidRPr="009460E3">
        <w:rPr>
          <w:rFonts w:ascii="Arial" w:hAnsi="Arial" w:cs="Arial"/>
          <w:sz w:val="24"/>
          <w:szCs w:val="24"/>
        </w:rPr>
        <w:t xml:space="preserve">GN (from Van </w:t>
      </w:r>
      <w:proofErr w:type="spellStart"/>
      <w:r w:rsidR="006268AA" w:rsidRPr="009460E3">
        <w:rPr>
          <w:rFonts w:ascii="Arial" w:hAnsi="Arial" w:cs="Arial"/>
          <w:sz w:val="24"/>
          <w:szCs w:val="24"/>
        </w:rPr>
        <w:t>Hooser</w:t>
      </w:r>
      <w:proofErr w:type="spellEnd"/>
      <w:r w:rsidR="006268AA" w:rsidRPr="009460E3">
        <w:rPr>
          <w:rFonts w:ascii="Arial" w:hAnsi="Arial" w:cs="Arial"/>
          <w:sz w:val="24"/>
          <w:szCs w:val="24"/>
        </w:rPr>
        <w:t xml:space="preserve"> et al., 2013</w:t>
      </w:r>
      <w:r w:rsidRPr="009460E3">
        <w:rPr>
          <w:rFonts w:ascii="Arial" w:hAnsi="Arial" w:cs="Arial"/>
          <w:sz w:val="24"/>
          <w:szCs w:val="24"/>
        </w:rPr>
        <w:t xml:space="preserve">, Figure 7b, 30 </w:t>
      </w:r>
      <w:r w:rsidRPr="009460E3">
        <w:rPr>
          <w:rFonts w:ascii="Arial" w:hAnsi="Arial" w:cs="Arial"/>
          <w:sz w:val="24"/>
          <w:szCs w:val="24"/>
        </w:rPr>
        <w:lastRenderedPageBreak/>
        <w:t xml:space="preserve">neurons) is plotted next to the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data (Figure </w:t>
      </w:r>
      <w:r w:rsidR="002A1415" w:rsidRPr="009460E3">
        <w:rPr>
          <w:rFonts w:ascii="Arial" w:hAnsi="Arial" w:cs="Arial"/>
          <w:sz w:val="24"/>
          <w:szCs w:val="24"/>
        </w:rPr>
        <w:t>7</w:t>
      </w:r>
      <w:r w:rsidRPr="009460E3">
        <w:rPr>
          <w:rFonts w:ascii="Arial" w:hAnsi="Arial" w:cs="Arial"/>
          <w:sz w:val="24"/>
          <w:szCs w:val="24"/>
        </w:rPr>
        <w:t xml:space="preserve">b). LGN cells tended to have a higher peak spatial frequencies and lower high frequency cut-offs. However, a similar proportion of neurons are </w:t>
      </w:r>
      <w:proofErr w:type="spellStart"/>
      <w:r w:rsidRPr="009460E3">
        <w:rPr>
          <w:rFonts w:ascii="Arial" w:hAnsi="Arial" w:cs="Arial"/>
          <w:sz w:val="24"/>
          <w:szCs w:val="24"/>
        </w:rPr>
        <w:t>bandpass</w:t>
      </w:r>
      <w:proofErr w:type="spellEnd"/>
      <w:r w:rsidRPr="009460E3">
        <w:rPr>
          <w:rFonts w:ascii="Arial" w:hAnsi="Arial" w:cs="Arial"/>
          <w:sz w:val="24"/>
          <w:szCs w:val="24"/>
        </w:rPr>
        <w:t xml:space="preserve"> tuned when compared to the superior </w:t>
      </w:r>
      <w:proofErr w:type="spellStart"/>
      <w:r w:rsidRPr="009460E3">
        <w:rPr>
          <w:rFonts w:ascii="Arial" w:hAnsi="Arial" w:cs="Arial"/>
          <w:sz w:val="24"/>
          <w:szCs w:val="24"/>
        </w:rPr>
        <w:t>colliculus</w:t>
      </w:r>
      <w:proofErr w:type="spellEnd"/>
      <w:r w:rsidR="00A93C42" w:rsidRPr="009460E3">
        <w:rPr>
          <w:rFonts w:ascii="Arial" w:hAnsi="Arial" w:cs="Arial"/>
          <w:sz w:val="24"/>
          <w:szCs w:val="24"/>
        </w:rPr>
        <w:t xml:space="preserve"> (80% in the SC </w:t>
      </w:r>
      <w:proofErr w:type="spellStart"/>
      <w:r w:rsidR="00A93C42" w:rsidRPr="009460E3">
        <w:rPr>
          <w:rFonts w:ascii="Arial" w:hAnsi="Arial" w:cs="Arial"/>
          <w:sz w:val="24"/>
          <w:szCs w:val="24"/>
        </w:rPr>
        <w:t>vs</w:t>
      </w:r>
      <w:proofErr w:type="spellEnd"/>
      <w:r w:rsidR="00A93C42" w:rsidRPr="009460E3">
        <w:rPr>
          <w:rFonts w:ascii="Arial" w:hAnsi="Arial" w:cs="Arial"/>
          <w:sz w:val="24"/>
          <w:szCs w:val="24"/>
        </w:rPr>
        <w:t xml:space="preserve"> 76% in the LGN)</w:t>
      </w:r>
      <w:r w:rsidRPr="009460E3">
        <w:rPr>
          <w:rFonts w:ascii="Arial" w:hAnsi="Arial" w:cs="Arial"/>
          <w:sz w:val="24"/>
          <w:szCs w:val="24"/>
        </w:rPr>
        <w:t>.</w:t>
      </w:r>
    </w:p>
    <w:p w14:paraId="532306C4" w14:textId="39000FED" w:rsidR="005C77F0" w:rsidRPr="009460E3" w:rsidRDefault="005C77F0" w:rsidP="001549AF">
      <w:pPr>
        <w:spacing w:line="480" w:lineRule="auto"/>
        <w:rPr>
          <w:rFonts w:ascii="Arial" w:hAnsi="Arial" w:cs="Arial"/>
          <w:b/>
          <w:sz w:val="24"/>
          <w:szCs w:val="24"/>
        </w:rPr>
      </w:pPr>
      <w:r w:rsidRPr="009460E3">
        <w:rPr>
          <w:rFonts w:ascii="Arial" w:hAnsi="Arial" w:cs="Arial"/>
          <w:b/>
          <w:sz w:val="24"/>
          <w:szCs w:val="24"/>
        </w:rPr>
        <w:t>Orientation tuning using gratings</w:t>
      </w:r>
    </w:p>
    <w:p w14:paraId="526FD488" w14:textId="60DCC0B5" w:rsidR="005C77F0" w:rsidRPr="009460E3" w:rsidRDefault="005C77F0" w:rsidP="001549AF">
      <w:pPr>
        <w:spacing w:line="480" w:lineRule="auto"/>
        <w:rPr>
          <w:rFonts w:ascii="Arial" w:hAnsi="Arial" w:cs="Arial"/>
          <w:sz w:val="24"/>
          <w:szCs w:val="24"/>
        </w:rPr>
      </w:pPr>
      <w:r w:rsidRPr="009460E3">
        <w:rPr>
          <w:rFonts w:ascii="Arial" w:hAnsi="Arial" w:cs="Arial"/>
          <w:sz w:val="24"/>
          <w:szCs w:val="24"/>
        </w:rPr>
        <w:t xml:space="preserve">The circular variance of </w:t>
      </w:r>
      <w:r w:rsidR="006268AA" w:rsidRPr="009460E3">
        <w:rPr>
          <w:rFonts w:ascii="Arial" w:hAnsi="Arial" w:cs="Arial"/>
          <w:sz w:val="24"/>
          <w:szCs w:val="24"/>
        </w:rPr>
        <w:t xml:space="preserve">the orientation response of </w:t>
      </w:r>
      <w:r w:rsidR="004D3EE6" w:rsidRPr="009460E3">
        <w:rPr>
          <w:rFonts w:ascii="Arial" w:hAnsi="Arial" w:cs="Arial"/>
          <w:sz w:val="24"/>
          <w:szCs w:val="24"/>
        </w:rPr>
        <w:t>eleven</w:t>
      </w:r>
      <w:r w:rsidRPr="009460E3">
        <w:rPr>
          <w:rFonts w:ascii="Arial" w:hAnsi="Arial" w:cs="Arial"/>
          <w:sz w:val="24"/>
          <w:szCs w:val="24"/>
        </w:rPr>
        <w:t xml:space="preserve"> neuron</w:t>
      </w:r>
      <w:r w:rsidR="004D3EE6" w:rsidRPr="009460E3">
        <w:rPr>
          <w:rFonts w:ascii="Arial" w:hAnsi="Arial" w:cs="Arial"/>
          <w:sz w:val="24"/>
          <w:szCs w:val="24"/>
        </w:rPr>
        <w:t xml:space="preserve">s </w:t>
      </w:r>
      <w:r w:rsidR="006268AA" w:rsidRPr="009460E3">
        <w:rPr>
          <w:rFonts w:ascii="Arial" w:hAnsi="Arial" w:cs="Arial"/>
          <w:sz w:val="24"/>
          <w:szCs w:val="24"/>
        </w:rPr>
        <w:t xml:space="preserve">was </w:t>
      </w:r>
      <w:r w:rsidR="004D3EE6" w:rsidRPr="009460E3">
        <w:rPr>
          <w:rFonts w:ascii="Arial" w:hAnsi="Arial" w:cs="Arial"/>
          <w:sz w:val="24"/>
          <w:szCs w:val="24"/>
        </w:rPr>
        <w:t>calculated</w:t>
      </w:r>
      <w:r w:rsidRPr="009460E3">
        <w:rPr>
          <w:rFonts w:ascii="Arial" w:hAnsi="Arial" w:cs="Arial"/>
          <w:sz w:val="24"/>
          <w:szCs w:val="24"/>
        </w:rPr>
        <w:t xml:space="preserve"> at the peak spatial frequency</w:t>
      </w:r>
      <w:r w:rsidR="006268AA" w:rsidRPr="009460E3">
        <w:rPr>
          <w:rFonts w:ascii="Arial" w:hAnsi="Arial" w:cs="Arial"/>
          <w:sz w:val="24"/>
          <w:szCs w:val="24"/>
        </w:rPr>
        <w:t xml:space="preserve"> and compared with</w:t>
      </w:r>
      <w:r w:rsidRPr="009460E3">
        <w:rPr>
          <w:rFonts w:ascii="Arial" w:hAnsi="Arial" w:cs="Arial"/>
          <w:sz w:val="24"/>
          <w:szCs w:val="24"/>
        </w:rPr>
        <w:t xml:space="preserve"> those of previously published </w:t>
      </w:r>
      <w:r w:rsidR="004D3EE6" w:rsidRPr="009460E3">
        <w:rPr>
          <w:rFonts w:ascii="Arial" w:hAnsi="Arial" w:cs="Arial"/>
          <w:sz w:val="24"/>
          <w:szCs w:val="24"/>
        </w:rPr>
        <w:t xml:space="preserve">data in the </w:t>
      </w:r>
      <w:proofErr w:type="spellStart"/>
      <w:r w:rsidR="004D3EE6" w:rsidRPr="009460E3">
        <w:rPr>
          <w:rFonts w:ascii="Arial" w:hAnsi="Arial" w:cs="Arial"/>
          <w:sz w:val="24"/>
          <w:szCs w:val="24"/>
        </w:rPr>
        <w:t>geniculostriate</w:t>
      </w:r>
      <w:proofErr w:type="spellEnd"/>
      <w:r w:rsidR="004D3EE6" w:rsidRPr="009460E3">
        <w:rPr>
          <w:rFonts w:ascii="Arial" w:hAnsi="Arial" w:cs="Arial"/>
          <w:sz w:val="24"/>
          <w:szCs w:val="24"/>
        </w:rPr>
        <w:t xml:space="preserve"> system of the tree shrews. The </w:t>
      </w:r>
      <w:proofErr w:type="gramStart"/>
      <w:r w:rsidR="004D3EE6" w:rsidRPr="009460E3">
        <w:rPr>
          <w:rFonts w:ascii="Arial" w:hAnsi="Arial" w:cs="Arial"/>
          <w:sz w:val="24"/>
          <w:szCs w:val="24"/>
        </w:rPr>
        <w:t>distribution of these circular variances are</w:t>
      </w:r>
      <w:proofErr w:type="gramEnd"/>
      <w:r w:rsidR="004D3EE6" w:rsidRPr="009460E3">
        <w:rPr>
          <w:rFonts w:ascii="Arial" w:hAnsi="Arial" w:cs="Arial"/>
          <w:sz w:val="24"/>
          <w:szCs w:val="24"/>
        </w:rPr>
        <w:t xml:space="preserve"> shown in figure </w:t>
      </w:r>
      <w:r w:rsidR="006268AA" w:rsidRPr="009460E3">
        <w:rPr>
          <w:rFonts w:ascii="Arial" w:hAnsi="Arial" w:cs="Arial"/>
          <w:sz w:val="24"/>
          <w:szCs w:val="24"/>
        </w:rPr>
        <w:t>10</w:t>
      </w:r>
      <w:r w:rsidR="004D3EE6" w:rsidRPr="009460E3">
        <w:rPr>
          <w:rFonts w:ascii="Arial" w:hAnsi="Arial" w:cs="Arial"/>
          <w:sz w:val="24"/>
          <w:szCs w:val="24"/>
        </w:rPr>
        <w:t xml:space="preserve">. </w:t>
      </w:r>
      <w:r w:rsidR="00711486" w:rsidRPr="009460E3">
        <w:rPr>
          <w:rFonts w:ascii="Arial" w:hAnsi="Arial" w:cs="Arial"/>
          <w:sz w:val="24"/>
          <w:szCs w:val="24"/>
        </w:rPr>
        <w:t xml:space="preserve">The median CV was 0.84 (95% CI= [0.77 0.91]). </w:t>
      </w:r>
      <w:r w:rsidR="00B60E3A" w:rsidRPr="009460E3">
        <w:rPr>
          <w:rFonts w:ascii="Arial" w:hAnsi="Arial" w:cs="Arial"/>
          <w:sz w:val="24"/>
          <w:szCs w:val="24"/>
        </w:rPr>
        <w:t>The distribution of the CVs of the sup</w:t>
      </w:r>
      <w:r w:rsidR="00711486" w:rsidRPr="009460E3">
        <w:rPr>
          <w:rFonts w:ascii="Arial" w:hAnsi="Arial" w:cs="Arial"/>
          <w:sz w:val="24"/>
          <w:szCs w:val="24"/>
        </w:rPr>
        <w:t xml:space="preserve">erior </w:t>
      </w:r>
      <w:proofErr w:type="spellStart"/>
      <w:r w:rsidR="00711486" w:rsidRPr="009460E3">
        <w:rPr>
          <w:rFonts w:ascii="Arial" w:hAnsi="Arial" w:cs="Arial"/>
          <w:sz w:val="24"/>
          <w:szCs w:val="24"/>
        </w:rPr>
        <w:t>colliculus</w:t>
      </w:r>
      <w:proofErr w:type="spellEnd"/>
      <w:r w:rsidR="00711486" w:rsidRPr="009460E3">
        <w:rPr>
          <w:rFonts w:ascii="Arial" w:hAnsi="Arial" w:cs="Arial"/>
          <w:sz w:val="24"/>
          <w:szCs w:val="24"/>
        </w:rPr>
        <w:t xml:space="preserve"> and the LGN were</w:t>
      </w:r>
      <w:r w:rsidR="00B60E3A" w:rsidRPr="009460E3">
        <w:rPr>
          <w:rFonts w:ascii="Arial" w:hAnsi="Arial" w:cs="Arial"/>
          <w:sz w:val="24"/>
          <w:szCs w:val="24"/>
        </w:rPr>
        <w:t xml:space="preserve"> similar. Wh</w:t>
      </w:r>
      <w:r w:rsidR="00711486" w:rsidRPr="009460E3">
        <w:rPr>
          <w:rFonts w:ascii="Arial" w:hAnsi="Arial" w:cs="Arial"/>
          <w:sz w:val="24"/>
          <w:szCs w:val="24"/>
        </w:rPr>
        <w:t>ile</w:t>
      </w:r>
      <w:r w:rsidR="006268AA" w:rsidRPr="009460E3">
        <w:rPr>
          <w:rFonts w:ascii="Arial" w:hAnsi="Arial" w:cs="Arial"/>
          <w:sz w:val="24"/>
          <w:szCs w:val="24"/>
        </w:rPr>
        <w:t xml:space="preserve"> in the LGN nearly 50% were not tuned to orientation </w:t>
      </w:r>
      <w:r w:rsidR="00B60E3A" w:rsidRPr="009460E3">
        <w:rPr>
          <w:rFonts w:ascii="Arial" w:hAnsi="Arial" w:cs="Arial"/>
          <w:sz w:val="24"/>
          <w:szCs w:val="24"/>
        </w:rPr>
        <w:t>at the peak spatial frequ</w:t>
      </w:r>
      <w:r w:rsidR="006268AA" w:rsidRPr="009460E3">
        <w:rPr>
          <w:rFonts w:ascii="Arial" w:hAnsi="Arial" w:cs="Arial"/>
          <w:sz w:val="24"/>
          <w:szCs w:val="24"/>
        </w:rPr>
        <w:t>ency, only 30% of the SC neurons did not show orientation tuning</w:t>
      </w:r>
      <w:r w:rsidR="00B60E3A" w:rsidRPr="009460E3">
        <w:rPr>
          <w:rFonts w:ascii="Arial" w:hAnsi="Arial" w:cs="Arial"/>
          <w:sz w:val="24"/>
          <w:szCs w:val="24"/>
        </w:rPr>
        <w:t xml:space="preserve"> (1-CV&lt;0.1). None of the neurons demonstrate sharp orientation tuning</w:t>
      </w:r>
      <w:r w:rsidR="006268AA" w:rsidRPr="009460E3">
        <w:rPr>
          <w:rFonts w:ascii="Arial" w:hAnsi="Arial" w:cs="Arial"/>
          <w:sz w:val="24"/>
          <w:szCs w:val="24"/>
        </w:rPr>
        <w:t xml:space="preserve"> (1-CV&gt; 0.</w:t>
      </w:r>
      <w:r w:rsidR="00BE0158" w:rsidRPr="009460E3">
        <w:rPr>
          <w:rFonts w:ascii="Arial" w:hAnsi="Arial" w:cs="Arial"/>
          <w:sz w:val="24"/>
          <w:szCs w:val="24"/>
        </w:rPr>
        <w:t>5</w:t>
      </w:r>
      <w:r w:rsidR="006268AA" w:rsidRPr="009460E3">
        <w:rPr>
          <w:rFonts w:ascii="Arial" w:hAnsi="Arial" w:cs="Arial"/>
          <w:sz w:val="24"/>
          <w:szCs w:val="24"/>
        </w:rPr>
        <w:t>)</w:t>
      </w:r>
      <w:r w:rsidR="00B60E3A" w:rsidRPr="009460E3">
        <w:rPr>
          <w:rFonts w:ascii="Arial" w:hAnsi="Arial" w:cs="Arial"/>
          <w:sz w:val="24"/>
          <w:szCs w:val="24"/>
        </w:rPr>
        <w:t xml:space="preserve">. </w:t>
      </w:r>
    </w:p>
    <w:p w14:paraId="3C373B91" w14:textId="77777777" w:rsidR="004D3EE6" w:rsidRPr="009460E3" w:rsidRDefault="004D3EE6" w:rsidP="004D3EE6">
      <w:pPr>
        <w:spacing w:line="480" w:lineRule="auto"/>
        <w:rPr>
          <w:rFonts w:ascii="Arial" w:hAnsi="Arial" w:cs="Arial"/>
          <w:sz w:val="24"/>
          <w:szCs w:val="24"/>
        </w:rPr>
      </w:pPr>
      <w:r w:rsidRPr="009460E3">
        <w:rPr>
          <w:rFonts w:ascii="Arial" w:hAnsi="Arial" w:cs="Arial"/>
          <w:i/>
          <w:noProof/>
          <w:sz w:val="24"/>
          <w:szCs w:val="24"/>
        </w:rPr>
        <w:drawing>
          <wp:inline distT="0" distB="0" distL="0" distR="0" wp14:anchorId="2B9A705E" wp14:editId="5ED5974B">
            <wp:extent cx="4230631" cy="30116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ientation_bias_SG_geniculostriate_2.jpg"/>
                    <pic:cNvPicPr/>
                  </pic:nvPicPr>
                  <pic:blipFill>
                    <a:blip r:embed="rId18">
                      <a:extLst>
                        <a:ext uri="{28A0092B-C50C-407E-A947-70E740481C1C}">
                          <a14:useLocalDpi xmlns:a14="http://schemas.microsoft.com/office/drawing/2010/main" val="0"/>
                        </a:ext>
                      </a:extLst>
                    </a:blip>
                    <a:stretch>
                      <a:fillRect/>
                    </a:stretch>
                  </pic:blipFill>
                  <pic:spPr>
                    <a:xfrm>
                      <a:off x="0" y="0"/>
                      <a:ext cx="4234783" cy="3014569"/>
                    </a:xfrm>
                    <a:prstGeom prst="rect">
                      <a:avLst/>
                    </a:prstGeom>
                  </pic:spPr>
                </pic:pic>
              </a:graphicData>
            </a:graphic>
          </wp:inline>
        </w:drawing>
      </w:r>
    </w:p>
    <w:p w14:paraId="2DF503AB" w14:textId="7C83CECF" w:rsidR="004D3EE6" w:rsidRPr="009460E3" w:rsidRDefault="004D3EE6" w:rsidP="004D3EE6">
      <w:pPr>
        <w:spacing w:line="240" w:lineRule="auto"/>
        <w:rPr>
          <w:rFonts w:ascii="Arial" w:hAnsi="Arial" w:cs="Arial"/>
          <w:i/>
          <w:sz w:val="24"/>
          <w:szCs w:val="24"/>
        </w:rPr>
      </w:pPr>
      <w:r w:rsidRPr="009460E3">
        <w:rPr>
          <w:rFonts w:ascii="Arial" w:hAnsi="Arial" w:cs="Arial"/>
          <w:i/>
          <w:sz w:val="24"/>
          <w:szCs w:val="24"/>
        </w:rPr>
        <w:lastRenderedPageBreak/>
        <w:t xml:space="preserve">Figure </w:t>
      </w:r>
      <w:r w:rsidR="006268AA" w:rsidRPr="009460E3">
        <w:rPr>
          <w:rFonts w:ascii="Arial" w:hAnsi="Arial" w:cs="Arial"/>
          <w:i/>
          <w:sz w:val="24"/>
          <w:szCs w:val="24"/>
        </w:rPr>
        <w:t>10</w:t>
      </w:r>
      <w:r w:rsidRPr="009460E3">
        <w:rPr>
          <w:rFonts w:ascii="Arial" w:hAnsi="Arial" w:cs="Arial"/>
          <w:i/>
          <w:sz w:val="24"/>
          <w:szCs w:val="24"/>
        </w:rPr>
        <w:t xml:space="preserve">: Comparison of the distribution of the orientation selectivity of the LGN, Layer 4 and Layer 2/3 neurons to the distribution of orientation selectivity of the superior </w:t>
      </w:r>
      <w:proofErr w:type="spellStart"/>
      <w:r w:rsidRPr="009460E3">
        <w:rPr>
          <w:rFonts w:ascii="Arial" w:hAnsi="Arial" w:cs="Arial"/>
          <w:i/>
          <w:sz w:val="24"/>
          <w:szCs w:val="24"/>
        </w:rPr>
        <w:t>colliculus</w:t>
      </w:r>
      <w:proofErr w:type="spellEnd"/>
      <w:r w:rsidRPr="009460E3">
        <w:rPr>
          <w:rFonts w:ascii="Arial" w:hAnsi="Arial" w:cs="Arial"/>
          <w:i/>
          <w:sz w:val="24"/>
          <w:szCs w:val="24"/>
        </w:rPr>
        <w:t xml:space="preserve"> neurons. Horizontal dotted line indicates the 50% of neurons and the vertical dotted line </w:t>
      </w:r>
      <w:r w:rsidR="00ED3E99" w:rsidRPr="009460E3">
        <w:rPr>
          <w:rFonts w:ascii="Arial" w:hAnsi="Arial" w:cs="Arial"/>
          <w:i/>
          <w:sz w:val="24"/>
          <w:szCs w:val="24"/>
        </w:rPr>
        <w:t>is the</w:t>
      </w:r>
      <w:r w:rsidRPr="009460E3">
        <w:rPr>
          <w:rFonts w:ascii="Arial" w:hAnsi="Arial" w:cs="Arial"/>
          <w:i/>
          <w:sz w:val="24"/>
          <w:szCs w:val="24"/>
        </w:rPr>
        <w:t xml:space="preserve"> </w:t>
      </w:r>
      <w:proofErr w:type="gramStart"/>
      <w:r w:rsidRPr="009460E3">
        <w:rPr>
          <w:rFonts w:ascii="Arial" w:hAnsi="Arial" w:cs="Arial"/>
          <w:i/>
          <w:sz w:val="24"/>
          <w:szCs w:val="24"/>
        </w:rPr>
        <w:t>orientation tuning</w:t>
      </w:r>
      <w:proofErr w:type="gramEnd"/>
      <w:r w:rsidRPr="009460E3">
        <w:rPr>
          <w:rFonts w:ascii="Arial" w:hAnsi="Arial" w:cs="Arial"/>
          <w:i/>
          <w:sz w:val="24"/>
          <w:szCs w:val="24"/>
        </w:rPr>
        <w:t xml:space="preserve"> cut off.</w:t>
      </w:r>
    </w:p>
    <w:p w14:paraId="6E17E209" w14:textId="64FD48E4" w:rsidR="00144957" w:rsidRPr="009460E3" w:rsidRDefault="00B60E3A" w:rsidP="00B60E3A">
      <w:pPr>
        <w:spacing w:line="480" w:lineRule="auto"/>
        <w:rPr>
          <w:rFonts w:ascii="Arial" w:hAnsi="Arial" w:cs="Arial"/>
          <w:sz w:val="24"/>
          <w:szCs w:val="24"/>
        </w:rPr>
      </w:pPr>
      <w:r w:rsidRPr="009460E3">
        <w:rPr>
          <w:rFonts w:ascii="Arial" w:hAnsi="Arial" w:cs="Arial"/>
          <w:sz w:val="24"/>
          <w:szCs w:val="24"/>
        </w:rPr>
        <w:t>As there was only enough data in 11 neurons to enable circular variance calculations, the orientation selectivity index (</w:t>
      </w:r>
      <w:r w:rsidR="00144957" w:rsidRPr="009460E3">
        <w:rPr>
          <w:rFonts w:ascii="Arial" w:hAnsi="Arial" w:cs="Arial"/>
          <w:sz w:val="24"/>
          <w:szCs w:val="24"/>
        </w:rPr>
        <w:t>OSI</w:t>
      </w:r>
      <w:r w:rsidRPr="009460E3">
        <w:rPr>
          <w:rFonts w:ascii="Arial" w:hAnsi="Arial" w:cs="Arial"/>
          <w:sz w:val="24"/>
          <w:szCs w:val="24"/>
        </w:rPr>
        <w:t>)</w:t>
      </w:r>
      <w:r w:rsidR="00144957" w:rsidRPr="009460E3">
        <w:rPr>
          <w:rFonts w:ascii="Arial" w:hAnsi="Arial" w:cs="Arial"/>
          <w:sz w:val="24"/>
          <w:szCs w:val="24"/>
        </w:rPr>
        <w:t xml:space="preserve"> was calculated for the 16 neurons were gratings of both optimum and orthogonal orientation were shown. The relationship of the OSI and the CV is shown </w:t>
      </w:r>
      <w:r w:rsidR="00CD4FD5" w:rsidRPr="009460E3">
        <w:rPr>
          <w:rFonts w:ascii="Arial" w:hAnsi="Arial" w:cs="Arial"/>
          <w:sz w:val="24"/>
          <w:szCs w:val="24"/>
        </w:rPr>
        <w:t xml:space="preserve">in figure </w:t>
      </w:r>
      <w:r w:rsidR="00BE0158" w:rsidRPr="009460E3">
        <w:rPr>
          <w:rFonts w:ascii="Arial" w:hAnsi="Arial" w:cs="Arial"/>
          <w:sz w:val="24"/>
          <w:szCs w:val="24"/>
        </w:rPr>
        <w:t>11</w:t>
      </w:r>
      <w:r w:rsidR="00144957" w:rsidRPr="009460E3">
        <w:rPr>
          <w:rFonts w:ascii="Arial" w:hAnsi="Arial" w:cs="Arial"/>
          <w:sz w:val="24"/>
          <w:szCs w:val="24"/>
        </w:rPr>
        <w:t xml:space="preserve">. </w:t>
      </w:r>
    </w:p>
    <w:p w14:paraId="6476A846" w14:textId="514E860B" w:rsidR="00B60E3A" w:rsidRPr="009460E3" w:rsidRDefault="008067A3" w:rsidP="00B60E3A">
      <w:pPr>
        <w:spacing w:line="480" w:lineRule="auto"/>
        <w:rPr>
          <w:rFonts w:ascii="Arial" w:hAnsi="Arial" w:cs="Arial"/>
          <w:noProof/>
          <w:sz w:val="24"/>
          <w:szCs w:val="24"/>
        </w:rPr>
      </w:pPr>
      <w:r>
        <w:rPr>
          <w:rFonts w:ascii="Arial" w:hAnsi="Arial" w:cs="Arial"/>
          <w:noProof/>
          <w:sz w:val="24"/>
          <w:szCs w:val="24"/>
        </w:rPr>
        <w:pict w14:anchorId="4F2E2417">
          <v:shape id="_x0000_i1029" type="#_x0000_t75" style="width:407.35pt;height:311.35pt">
            <v:imagedata r:id="rId19" o:title="CVvsOSI"/>
          </v:shape>
        </w:pict>
      </w:r>
    </w:p>
    <w:p w14:paraId="5D39036E" w14:textId="252A743D" w:rsidR="00CD4FD5" w:rsidRPr="009460E3" w:rsidRDefault="00CD4FD5" w:rsidP="00B60E3A">
      <w:pPr>
        <w:spacing w:line="480" w:lineRule="auto"/>
        <w:rPr>
          <w:rFonts w:ascii="Arial" w:hAnsi="Arial" w:cs="Arial"/>
          <w:sz w:val="24"/>
          <w:szCs w:val="24"/>
        </w:rPr>
      </w:pPr>
      <w:r w:rsidRPr="009460E3">
        <w:rPr>
          <w:rFonts w:ascii="Arial" w:hAnsi="Arial" w:cs="Arial"/>
          <w:i/>
          <w:noProof/>
          <w:sz w:val="24"/>
          <w:szCs w:val="24"/>
        </w:rPr>
        <w:t xml:space="preserve">Figure </w:t>
      </w:r>
      <w:r w:rsidR="00BE0158" w:rsidRPr="009460E3">
        <w:rPr>
          <w:rFonts w:ascii="Arial" w:hAnsi="Arial" w:cs="Arial"/>
          <w:i/>
          <w:noProof/>
          <w:sz w:val="24"/>
          <w:szCs w:val="24"/>
        </w:rPr>
        <w:t>11</w:t>
      </w:r>
      <w:r w:rsidRPr="009460E3">
        <w:rPr>
          <w:rFonts w:ascii="Arial" w:hAnsi="Arial" w:cs="Arial"/>
          <w:i/>
          <w:noProof/>
          <w:sz w:val="24"/>
          <w:szCs w:val="24"/>
        </w:rPr>
        <w:t>: Relationship between the circular variance and orientation selectivity index</w:t>
      </w:r>
    </w:p>
    <w:p w14:paraId="459690A1" w14:textId="7DAEFA3D" w:rsidR="004D3EE6" w:rsidRPr="009460E3" w:rsidRDefault="00144957" w:rsidP="001549AF">
      <w:pPr>
        <w:spacing w:line="480" w:lineRule="auto"/>
        <w:rPr>
          <w:rFonts w:ascii="Arial" w:hAnsi="Arial" w:cs="Arial"/>
          <w:sz w:val="24"/>
          <w:szCs w:val="24"/>
        </w:rPr>
      </w:pPr>
      <w:proofErr w:type="spellStart"/>
      <w:r w:rsidRPr="009460E3">
        <w:rPr>
          <w:rFonts w:ascii="Arial" w:hAnsi="Arial" w:cs="Arial"/>
          <w:sz w:val="24"/>
          <w:szCs w:val="24"/>
        </w:rPr>
        <w:t>Levick</w:t>
      </w:r>
      <w:proofErr w:type="spellEnd"/>
      <w:r w:rsidRPr="009460E3">
        <w:rPr>
          <w:rFonts w:ascii="Arial" w:hAnsi="Arial" w:cs="Arial"/>
          <w:sz w:val="24"/>
          <w:szCs w:val="24"/>
        </w:rPr>
        <w:t xml:space="preserve"> and </w:t>
      </w:r>
      <w:proofErr w:type="spellStart"/>
      <w:r w:rsidRPr="009460E3">
        <w:rPr>
          <w:rFonts w:ascii="Arial" w:hAnsi="Arial" w:cs="Arial"/>
          <w:sz w:val="24"/>
          <w:szCs w:val="24"/>
        </w:rPr>
        <w:t>Thibos</w:t>
      </w:r>
      <w:proofErr w:type="spellEnd"/>
      <w:r w:rsidRPr="009460E3">
        <w:rPr>
          <w:rFonts w:ascii="Arial" w:hAnsi="Arial" w:cs="Arial"/>
          <w:sz w:val="24"/>
          <w:szCs w:val="24"/>
        </w:rPr>
        <w:t xml:space="preserve"> (1982) calculated the circular variance of the neurons in their study at different spatial frequencies and found that neurons showed sharper tuni</w:t>
      </w:r>
      <w:r w:rsidR="00BE0158" w:rsidRPr="009460E3">
        <w:rPr>
          <w:rFonts w:ascii="Arial" w:hAnsi="Arial" w:cs="Arial"/>
          <w:sz w:val="24"/>
          <w:szCs w:val="24"/>
        </w:rPr>
        <w:t>ng at spatial frequencies higher than the optimum spatial frequency</w:t>
      </w:r>
      <w:r w:rsidRPr="009460E3">
        <w:rPr>
          <w:rFonts w:ascii="Arial" w:hAnsi="Arial" w:cs="Arial"/>
          <w:sz w:val="24"/>
          <w:szCs w:val="24"/>
        </w:rPr>
        <w:t xml:space="preserve">. Since the circular variance and </w:t>
      </w:r>
      <w:r w:rsidRPr="009460E3">
        <w:rPr>
          <w:rFonts w:ascii="Arial" w:hAnsi="Arial" w:cs="Arial"/>
          <w:sz w:val="24"/>
          <w:szCs w:val="24"/>
        </w:rPr>
        <w:lastRenderedPageBreak/>
        <w:t>orientation selectivity index show a strong correlation (r= 0.87, p&lt;0.005, n=11), here OSI is used to conduct a similar analysis.</w:t>
      </w:r>
    </w:p>
    <w:p w14:paraId="2EB1F3CE" w14:textId="1B16C227" w:rsidR="008910EF" w:rsidRPr="009460E3" w:rsidRDefault="008910EF" w:rsidP="001549AF">
      <w:pPr>
        <w:spacing w:line="480" w:lineRule="auto"/>
        <w:rPr>
          <w:rFonts w:ascii="Arial" w:hAnsi="Arial" w:cs="Arial"/>
          <w:b/>
          <w:sz w:val="24"/>
          <w:szCs w:val="24"/>
        </w:rPr>
      </w:pPr>
      <w:proofErr w:type="gramStart"/>
      <w:r w:rsidRPr="009460E3">
        <w:rPr>
          <w:rFonts w:ascii="Arial" w:hAnsi="Arial" w:cs="Arial"/>
          <w:b/>
          <w:sz w:val="24"/>
          <w:szCs w:val="24"/>
        </w:rPr>
        <w:t>Relationship between spatial frequency and orientation tuning.</w:t>
      </w:r>
      <w:proofErr w:type="gramEnd"/>
    </w:p>
    <w:p w14:paraId="24B89532" w14:textId="1889DC87" w:rsidR="00F80A2B" w:rsidRPr="009460E3" w:rsidRDefault="001549AF" w:rsidP="001549AF">
      <w:pPr>
        <w:spacing w:line="480" w:lineRule="auto"/>
        <w:rPr>
          <w:rFonts w:ascii="Arial" w:hAnsi="Arial" w:cs="Arial"/>
          <w:sz w:val="24"/>
          <w:szCs w:val="24"/>
        </w:rPr>
      </w:pPr>
      <w:r w:rsidRPr="009460E3">
        <w:rPr>
          <w:rFonts w:ascii="Arial" w:hAnsi="Arial" w:cs="Arial"/>
          <w:sz w:val="24"/>
          <w:szCs w:val="24"/>
        </w:rPr>
        <w:t>When the spatial frequency tuning response of the neuron at different orientations was observed, 13 of 16 neurons were tuned</w:t>
      </w:r>
      <w:r w:rsidR="005C77F0" w:rsidRPr="009460E3">
        <w:rPr>
          <w:rFonts w:ascii="Arial" w:hAnsi="Arial" w:cs="Arial"/>
          <w:sz w:val="24"/>
          <w:szCs w:val="24"/>
        </w:rPr>
        <w:t xml:space="preserve"> to orientation</w:t>
      </w:r>
      <w:r w:rsidRPr="009460E3">
        <w:rPr>
          <w:rFonts w:ascii="Arial" w:hAnsi="Arial" w:cs="Arial"/>
          <w:sz w:val="24"/>
          <w:szCs w:val="24"/>
        </w:rPr>
        <w:t xml:space="preserve"> at higher spatial frequencies. The </w:t>
      </w:r>
      <w:r w:rsidR="005C77F0" w:rsidRPr="009460E3">
        <w:rPr>
          <w:rFonts w:ascii="Arial" w:hAnsi="Arial" w:cs="Arial"/>
          <w:sz w:val="24"/>
          <w:szCs w:val="24"/>
        </w:rPr>
        <w:t xml:space="preserve">F0 component of a neuron’s </w:t>
      </w:r>
      <w:r w:rsidRPr="009460E3">
        <w:rPr>
          <w:rFonts w:ascii="Arial" w:hAnsi="Arial" w:cs="Arial"/>
          <w:sz w:val="24"/>
          <w:szCs w:val="24"/>
        </w:rPr>
        <w:t xml:space="preserve">response </w:t>
      </w:r>
      <w:r w:rsidR="005C77F0" w:rsidRPr="009460E3">
        <w:rPr>
          <w:rFonts w:ascii="Arial" w:hAnsi="Arial" w:cs="Arial"/>
          <w:sz w:val="24"/>
          <w:szCs w:val="24"/>
        </w:rPr>
        <w:t xml:space="preserve">to gratings of increasing spatial frequencies </w:t>
      </w:r>
      <w:r w:rsidRPr="009460E3">
        <w:rPr>
          <w:rFonts w:ascii="Arial" w:hAnsi="Arial" w:cs="Arial"/>
          <w:sz w:val="24"/>
          <w:szCs w:val="24"/>
        </w:rPr>
        <w:t xml:space="preserve">at the optimum and the orthogonal orientations is </w:t>
      </w:r>
      <w:r w:rsidR="005C77F0" w:rsidRPr="009460E3">
        <w:rPr>
          <w:rFonts w:ascii="Arial" w:hAnsi="Arial" w:cs="Arial"/>
          <w:sz w:val="24"/>
          <w:szCs w:val="24"/>
        </w:rPr>
        <w:t>shown</w:t>
      </w:r>
      <w:r w:rsidRPr="009460E3">
        <w:rPr>
          <w:rFonts w:ascii="Arial" w:hAnsi="Arial" w:cs="Arial"/>
          <w:sz w:val="24"/>
          <w:szCs w:val="24"/>
        </w:rPr>
        <w:t xml:space="preserve"> in figure </w:t>
      </w:r>
      <w:r w:rsidR="00931D2D" w:rsidRPr="009460E3">
        <w:rPr>
          <w:rFonts w:ascii="Arial" w:hAnsi="Arial" w:cs="Arial"/>
          <w:sz w:val="24"/>
          <w:szCs w:val="24"/>
        </w:rPr>
        <w:t>1</w:t>
      </w:r>
      <w:r w:rsidRPr="009460E3">
        <w:rPr>
          <w:rFonts w:ascii="Arial" w:hAnsi="Arial" w:cs="Arial"/>
          <w:sz w:val="24"/>
          <w:szCs w:val="24"/>
        </w:rPr>
        <w:t>. The gray shaded area represents the spatial frequ</w:t>
      </w:r>
      <w:r w:rsidR="00A432E1" w:rsidRPr="009460E3">
        <w:rPr>
          <w:rFonts w:ascii="Arial" w:hAnsi="Arial" w:cs="Arial"/>
          <w:sz w:val="24"/>
          <w:szCs w:val="24"/>
        </w:rPr>
        <w:t>en</w:t>
      </w:r>
      <w:r w:rsidRPr="009460E3">
        <w:rPr>
          <w:rFonts w:ascii="Arial" w:hAnsi="Arial" w:cs="Arial"/>
          <w:sz w:val="24"/>
          <w:szCs w:val="24"/>
        </w:rPr>
        <w:t xml:space="preserve">cies where the neuron still responds to </w:t>
      </w:r>
      <w:r w:rsidR="005C77F0" w:rsidRPr="009460E3">
        <w:rPr>
          <w:rFonts w:ascii="Arial" w:hAnsi="Arial" w:cs="Arial"/>
          <w:sz w:val="24"/>
          <w:szCs w:val="24"/>
        </w:rPr>
        <w:t xml:space="preserve">gratings of </w:t>
      </w:r>
      <w:r w:rsidRPr="009460E3">
        <w:rPr>
          <w:rFonts w:ascii="Arial" w:hAnsi="Arial" w:cs="Arial"/>
          <w:sz w:val="24"/>
          <w:szCs w:val="24"/>
        </w:rPr>
        <w:t xml:space="preserve">the optimum orientation but no longer responds </w:t>
      </w:r>
      <w:r w:rsidR="005C77F0" w:rsidRPr="009460E3">
        <w:rPr>
          <w:rFonts w:ascii="Arial" w:hAnsi="Arial" w:cs="Arial"/>
          <w:sz w:val="24"/>
          <w:szCs w:val="24"/>
        </w:rPr>
        <w:t>when gratings of t</w:t>
      </w:r>
      <w:r w:rsidRPr="009460E3">
        <w:rPr>
          <w:rFonts w:ascii="Arial" w:hAnsi="Arial" w:cs="Arial"/>
          <w:sz w:val="24"/>
          <w:szCs w:val="24"/>
        </w:rPr>
        <w:t>he orthogonal orientation</w:t>
      </w:r>
      <w:r w:rsidR="005C77F0" w:rsidRPr="009460E3">
        <w:rPr>
          <w:rFonts w:ascii="Arial" w:hAnsi="Arial" w:cs="Arial"/>
          <w:sz w:val="24"/>
          <w:szCs w:val="24"/>
        </w:rPr>
        <w:t xml:space="preserve"> are presented</w:t>
      </w:r>
      <w:r w:rsidRPr="009460E3">
        <w:rPr>
          <w:rFonts w:ascii="Arial" w:hAnsi="Arial" w:cs="Arial"/>
          <w:sz w:val="24"/>
          <w:szCs w:val="24"/>
        </w:rPr>
        <w:t xml:space="preserve"> (i</w:t>
      </w:r>
      <w:r w:rsidR="00F94567" w:rsidRPr="009460E3">
        <w:rPr>
          <w:rFonts w:ascii="Arial" w:hAnsi="Arial" w:cs="Arial"/>
          <w:sz w:val="24"/>
          <w:szCs w:val="24"/>
        </w:rPr>
        <w:t>.</w:t>
      </w:r>
      <w:r w:rsidRPr="009460E3">
        <w:rPr>
          <w:rFonts w:ascii="Arial" w:hAnsi="Arial" w:cs="Arial"/>
          <w:sz w:val="24"/>
          <w:szCs w:val="24"/>
        </w:rPr>
        <w:t>e.</w:t>
      </w:r>
      <w:r w:rsidR="00F94567" w:rsidRPr="009460E3">
        <w:rPr>
          <w:rFonts w:ascii="Arial" w:hAnsi="Arial" w:cs="Arial"/>
          <w:sz w:val="24"/>
          <w:szCs w:val="24"/>
        </w:rPr>
        <w:t>,</w:t>
      </w:r>
      <w:r w:rsidRPr="009460E3">
        <w:rPr>
          <w:rFonts w:ascii="Arial" w:hAnsi="Arial" w:cs="Arial"/>
          <w:sz w:val="24"/>
          <w:szCs w:val="24"/>
        </w:rPr>
        <w:t xml:space="preserve"> the neuron is </w:t>
      </w:r>
      <w:r w:rsidR="00F94567" w:rsidRPr="009460E3">
        <w:rPr>
          <w:rFonts w:ascii="Arial" w:hAnsi="Arial" w:cs="Arial"/>
          <w:sz w:val="24"/>
          <w:szCs w:val="24"/>
        </w:rPr>
        <w:t>orientation tuned).</w:t>
      </w:r>
      <w:r w:rsidRPr="009460E3">
        <w:rPr>
          <w:rFonts w:ascii="Arial" w:hAnsi="Arial" w:cs="Arial"/>
          <w:sz w:val="24"/>
          <w:szCs w:val="24"/>
        </w:rPr>
        <w:t xml:space="preserve"> The upper limit of the gray shaded area (the dotted line to the right) is the cut off spatial frequency at the optimum orientation. The </w:t>
      </w:r>
      <w:r w:rsidR="00931D2D" w:rsidRPr="009460E3">
        <w:rPr>
          <w:rFonts w:ascii="Arial" w:hAnsi="Arial" w:cs="Arial"/>
          <w:sz w:val="24"/>
          <w:szCs w:val="24"/>
        </w:rPr>
        <w:t>spatial frequency</w:t>
      </w:r>
      <w:r w:rsidRPr="009460E3">
        <w:rPr>
          <w:rFonts w:ascii="Arial" w:hAnsi="Arial" w:cs="Arial"/>
          <w:sz w:val="24"/>
          <w:szCs w:val="24"/>
        </w:rPr>
        <w:t xml:space="preserve"> corresponding to the lower limit of the shaded gray area is the cut off spatial frequency</w:t>
      </w:r>
      <w:r w:rsidR="00F94567" w:rsidRPr="009460E3">
        <w:rPr>
          <w:rFonts w:ascii="Arial" w:hAnsi="Arial" w:cs="Arial"/>
          <w:sz w:val="24"/>
          <w:szCs w:val="24"/>
        </w:rPr>
        <w:t xml:space="preserve"> at the orthogonal orientation</w:t>
      </w:r>
      <w:r w:rsidRPr="009460E3">
        <w:rPr>
          <w:rFonts w:ascii="Arial" w:hAnsi="Arial" w:cs="Arial"/>
          <w:sz w:val="24"/>
          <w:szCs w:val="24"/>
        </w:rPr>
        <w:t xml:space="preserve">. The difference in response between the optimum and non-optimum orientation cut off frequencies was calculated. These results for the group are presented in figure </w:t>
      </w:r>
      <w:r w:rsidR="00F94567" w:rsidRPr="009460E3">
        <w:rPr>
          <w:rFonts w:ascii="Arial" w:hAnsi="Arial" w:cs="Arial"/>
          <w:sz w:val="24"/>
          <w:szCs w:val="24"/>
        </w:rPr>
        <w:t>1</w:t>
      </w:r>
      <w:r w:rsidR="00931D2D" w:rsidRPr="009460E3">
        <w:rPr>
          <w:rFonts w:ascii="Arial" w:hAnsi="Arial" w:cs="Arial"/>
          <w:sz w:val="24"/>
          <w:szCs w:val="24"/>
        </w:rPr>
        <w:t>2</w:t>
      </w:r>
      <w:r w:rsidRPr="009460E3">
        <w:rPr>
          <w:rFonts w:ascii="Arial" w:hAnsi="Arial" w:cs="Arial"/>
          <w:sz w:val="24"/>
          <w:szCs w:val="24"/>
        </w:rPr>
        <w:t xml:space="preserve">. </w:t>
      </w:r>
      <w:r w:rsidR="0039306D" w:rsidRPr="009460E3">
        <w:rPr>
          <w:rFonts w:ascii="Arial" w:hAnsi="Arial" w:cs="Arial"/>
          <w:sz w:val="24"/>
          <w:szCs w:val="24"/>
        </w:rPr>
        <w:t xml:space="preserve">A </w:t>
      </w:r>
      <w:r w:rsidR="00A432E1" w:rsidRPr="009460E3">
        <w:rPr>
          <w:rFonts w:ascii="Arial" w:hAnsi="Arial" w:cs="Arial"/>
          <w:sz w:val="24"/>
          <w:szCs w:val="24"/>
        </w:rPr>
        <w:t xml:space="preserve">one tailed </w:t>
      </w:r>
      <w:r w:rsidR="0039306D" w:rsidRPr="009460E3">
        <w:rPr>
          <w:rFonts w:ascii="Arial" w:hAnsi="Arial" w:cs="Arial"/>
          <w:sz w:val="24"/>
          <w:szCs w:val="24"/>
        </w:rPr>
        <w:t xml:space="preserve">Wilcoxon Signed Rank test </w:t>
      </w:r>
      <w:r w:rsidR="005C77F0" w:rsidRPr="009460E3">
        <w:rPr>
          <w:rFonts w:ascii="Arial" w:hAnsi="Arial" w:cs="Arial"/>
          <w:sz w:val="24"/>
          <w:szCs w:val="24"/>
        </w:rPr>
        <w:t>showed</w:t>
      </w:r>
      <w:r w:rsidR="0039306D" w:rsidRPr="009460E3">
        <w:rPr>
          <w:rFonts w:ascii="Arial" w:hAnsi="Arial" w:cs="Arial"/>
          <w:sz w:val="24"/>
          <w:szCs w:val="24"/>
        </w:rPr>
        <w:t xml:space="preserve"> that the </w:t>
      </w:r>
      <w:r w:rsidR="00A432E1" w:rsidRPr="009460E3">
        <w:rPr>
          <w:rFonts w:ascii="Arial" w:hAnsi="Arial" w:cs="Arial"/>
          <w:sz w:val="24"/>
          <w:szCs w:val="24"/>
        </w:rPr>
        <w:t>spatial frequency</w:t>
      </w:r>
      <w:r w:rsidR="0039306D" w:rsidRPr="009460E3">
        <w:rPr>
          <w:rFonts w:ascii="Arial" w:hAnsi="Arial" w:cs="Arial"/>
          <w:sz w:val="24"/>
          <w:szCs w:val="24"/>
        </w:rPr>
        <w:t xml:space="preserve"> </w:t>
      </w:r>
      <w:r w:rsidR="00A432E1" w:rsidRPr="009460E3">
        <w:rPr>
          <w:rFonts w:ascii="Arial" w:hAnsi="Arial" w:cs="Arial"/>
          <w:sz w:val="24"/>
          <w:szCs w:val="24"/>
        </w:rPr>
        <w:t>cutoff at the optimum orientation was significantly higher than the spatial frequency cutoff at the orthogonal orientation</w:t>
      </w:r>
      <w:r w:rsidR="0039306D" w:rsidRPr="009460E3">
        <w:rPr>
          <w:rFonts w:ascii="Arial" w:hAnsi="Arial" w:cs="Arial"/>
          <w:sz w:val="24"/>
          <w:szCs w:val="24"/>
        </w:rPr>
        <w:t xml:space="preserve"> (median</w:t>
      </w:r>
      <w:r w:rsidR="00A432E1" w:rsidRPr="009460E3">
        <w:rPr>
          <w:rFonts w:ascii="Arial" w:hAnsi="Arial" w:cs="Arial"/>
          <w:sz w:val="24"/>
          <w:szCs w:val="24"/>
        </w:rPr>
        <w:t xml:space="preserve"> difference</w:t>
      </w:r>
      <w:r w:rsidR="0039306D" w:rsidRPr="009460E3">
        <w:rPr>
          <w:rFonts w:ascii="Arial" w:hAnsi="Arial" w:cs="Arial"/>
          <w:sz w:val="24"/>
          <w:szCs w:val="24"/>
        </w:rPr>
        <w:t>=</w:t>
      </w:r>
      <w:r w:rsidR="00A432E1" w:rsidRPr="009460E3">
        <w:rPr>
          <w:rFonts w:ascii="Arial" w:hAnsi="Arial" w:cs="Arial"/>
          <w:sz w:val="24"/>
          <w:szCs w:val="24"/>
        </w:rPr>
        <w:t xml:space="preserve"> 0.4 </w:t>
      </w:r>
      <w:proofErr w:type="spellStart"/>
      <w:r w:rsidR="00A432E1" w:rsidRPr="009460E3">
        <w:rPr>
          <w:rFonts w:ascii="Arial" w:hAnsi="Arial" w:cs="Arial"/>
          <w:sz w:val="24"/>
          <w:szCs w:val="24"/>
        </w:rPr>
        <w:t>cpd</w:t>
      </w:r>
      <w:proofErr w:type="spellEnd"/>
      <w:r w:rsidR="00A432E1" w:rsidRPr="009460E3">
        <w:rPr>
          <w:rFonts w:ascii="Arial" w:hAnsi="Arial" w:cs="Arial"/>
          <w:sz w:val="24"/>
          <w:szCs w:val="24"/>
        </w:rPr>
        <w:t>; z=3.15;</w:t>
      </w:r>
      <w:r w:rsidR="0039306D" w:rsidRPr="009460E3">
        <w:rPr>
          <w:rFonts w:ascii="Arial" w:hAnsi="Arial" w:cs="Arial"/>
          <w:sz w:val="24"/>
          <w:szCs w:val="24"/>
        </w:rPr>
        <w:t xml:space="preserve"> p=0.0</w:t>
      </w:r>
      <w:r w:rsidR="00A432E1" w:rsidRPr="009460E3">
        <w:rPr>
          <w:rFonts w:ascii="Arial" w:hAnsi="Arial" w:cs="Arial"/>
          <w:sz w:val="24"/>
          <w:szCs w:val="24"/>
        </w:rPr>
        <w:t xml:space="preserve">008). The magenta circles in figure </w:t>
      </w:r>
      <w:r w:rsidR="00F94567" w:rsidRPr="009460E3">
        <w:rPr>
          <w:rFonts w:ascii="Arial" w:hAnsi="Arial" w:cs="Arial"/>
          <w:sz w:val="24"/>
          <w:szCs w:val="24"/>
        </w:rPr>
        <w:t>1</w:t>
      </w:r>
      <w:r w:rsidR="00931D2D" w:rsidRPr="009460E3">
        <w:rPr>
          <w:rFonts w:ascii="Arial" w:hAnsi="Arial" w:cs="Arial"/>
          <w:sz w:val="24"/>
          <w:szCs w:val="24"/>
        </w:rPr>
        <w:t>2</w:t>
      </w:r>
      <w:r w:rsidR="00A432E1" w:rsidRPr="009460E3">
        <w:rPr>
          <w:rFonts w:ascii="Arial" w:hAnsi="Arial" w:cs="Arial"/>
          <w:sz w:val="24"/>
          <w:szCs w:val="24"/>
        </w:rPr>
        <w:t xml:space="preserve"> show the peak spatial frequency of the respective neuron. The green circles </w:t>
      </w:r>
      <w:r w:rsidR="00931D2D" w:rsidRPr="009460E3">
        <w:rPr>
          <w:rFonts w:ascii="Arial" w:hAnsi="Arial" w:cs="Arial"/>
          <w:sz w:val="24"/>
          <w:szCs w:val="24"/>
        </w:rPr>
        <w:t>indicate</w:t>
      </w:r>
      <w:r w:rsidR="00A432E1" w:rsidRPr="009460E3">
        <w:rPr>
          <w:rFonts w:ascii="Arial" w:hAnsi="Arial" w:cs="Arial"/>
          <w:sz w:val="24"/>
          <w:szCs w:val="24"/>
        </w:rPr>
        <w:t xml:space="preserve"> the spatial frequency where the neuron was most tuned to orientation (where the OSI was maximum). The </w:t>
      </w:r>
      <w:r w:rsidR="003A08E7" w:rsidRPr="009460E3">
        <w:rPr>
          <w:rFonts w:ascii="Arial" w:hAnsi="Arial" w:cs="Arial"/>
          <w:sz w:val="24"/>
          <w:szCs w:val="24"/>
        </w:rPr>
        <w:t xml:space="preserve">spatial frequency where the orientation tuning of the neuron was greatest was significantly higher than the peak spatial frequency of the neuron (One-tail </w:t>
      </w:r>
      <w:r w:rsidR="003A08E7" w:rsidRPr="009460E3">
        <w:rPr>
          <w:rFonts w:ascii="Arial" w:hAnsi="Arial" w:cs="Arial"/>
          <w:sz w:val="24"/>
          <w:szCs w:val="24"/>
        </w:rPr>
        <w:lastRenderedPageBreak/>
        <w:t xml:space="preserve">Wilcoxon Signed Rank test; z=3.3096; p=0.0005), indicating that orientation tuning was only observed at higher spatial frequencies in the tree shrew Superior </w:t>
      </w:r>
      <w:proofErr w:type="spellStart"/>
      <w:r w:rsidR="003A08E7" w:rsidRPr="009460E3">
        <w:rPr>
          <w:rFonts w:ascii="Arial" w:hAnsi="Arial" w:cs="Arial"/>
          <w:sz w:val="24"/>
          <w:szCs w:val="24"/>
        </w:rPr>
        <w:t>Colliculus</w:t>
      </w:r>
      <w:proofErr w:type="spellEnd"/>
      <w:r w:rsidR="003A08E7" w:rsidRPr="009460E3">
        <w:rPr>
          <w:rFonts w:ascii="Arial" w:hAnsi="Arial" w:cs="Arial"/>
          <w:sz w:val="24"/>
          <w:szCs w:val="24"/>
        </w:rPr>
        <w:t>.</w:t>
      </w:r>
    </w:p>
    <w:p w14:paraId="71003FF2" w14:textId="77777777" w:rsidR="001549AF" w:rsidRPr="009460E3" w:rsidRDefault="001549AF" w:rsidP="001549AF">
      <w:pPr>
        <w:spacing w:line="240" w:lineRule="auto"/>
        <w:rPr>
          <w:rFonts w:ascii="Arial" w:hAnsi="Arial" w:cs="Arial"/>
          <w:sz w:val="24"/>
          <w:szCs w:val="24"/>
        </w:rPr>
      </w:pPr>
    </w:p>
    <w:p w14:paraId="31A208D9" w14:textId="679ABBEC" w:rsidR="001549AF" w:rsidRPr="009460E3" w:rsidRDefault="000D0B4E" w:rsidP="001549AF">
      <w:pPr>
        <w:spacing w:line="240" w:lineRule="auto"/>
        <w:rPr>
          <w:rFonts w:ascii="Arial" w:hAnsi="Arial" w:cs="Arial"/>
          <w:sz w:val="24"/>
          <w:szCs w:val="24"/>
        </w:rPr>
      </w:pPr>
      <w:r w:rsidRPr="009460E3">
        <w:rPr>
          <w:rFonts w:ascii="Arial" w:hAnsi="Arial" w:cs="Arial"/>
          <w:noProof/>
          <w:sz w:val="24"/>
          <w:szCs w:val="24"/>
        </w:rPr>
        <w:drawing>
          <wp:inline distT="0" distB="0" distL="0" distR="0" wp14:anchorId="36283230" wp14:editId="52DC5937">
            <wp:extent cx="4230910" cy="32360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_bandwidth.jpg"/>
                    <pic:cNvPicPr/>
                  </pic:nvPicPr>
                  <pic:blipFill>
                    <a:blip r:embed="rId20">
                      <a:extLst>
                        <a:ext uri="{28A0092B-C50C-407E-A947-70E740481C1C}">
                          <a14:useLocalDpi xmlns:a14="http://schemas.microsoft.com/office/drawing/2010/main" val="0"/>
                        </a:ext>
                      </a:extLst>
                    </a:blip>
                    <a:stretch>
                      <a:fillRect/>
                    </a:stretch>
                  </pic:blipFill>
                  <pic:spPr>
                    <a:xfrm>
                      <a:off x="0" y="0"/>
                      <a:ext cx="4242297" cy="3244724"/>
                    </a:xfrm>
                    <a:prstGeom prst="rect">
                      <a:avLst/>
                    </a:prstGeom>
                  </pic:spPr>
                </pic:pic>
              </a:graphicData>
            </a:graphic>
          </wp:inline>
        </w:drawing>
      </w:r>
    </w:p>
    <w:p w14:paraId="303A2FE5" w14:textId="05E166E6" w:rsidR="001549AF" w:rsidRPr="009460E3" w:rsidRDefault="001549AF" w:rsidP="001549AF">
      <w:pPr>
        <w:spacing w:line="240" w:lineRule="auto"/>
        <w:rPr>
          <w:rFonts w:ascii="Arial" w:hAnsi="Arial" w:cs="Arial"/>
          <w:i/>
          <w:sz w:val="24"/>
          <w:szCs w:val="24"/>
        </w:rPr>
      </w:pPr>
      <w:r w:rsidRPr="009460E3">
        <w:rPr>
          <w:rFonts w:ascii="Arial" w:hAnsi="Arial" w:cs="Arial"/>
          <w:i/>
          <w:sz w:val="24"/>
          <w:szCs w:val="24"/>
        </w:rPr>
        <w:t xml:space="preserve">Figure </w:t>
      </w:r>
      <w:r w:rsidR="00F94567" w:rsidRPr="009460E3">
        <w:rPr>
          <w:rFonts w:ascii="Arial" w:hAnsi="Arial" w:cs="Arial"/>
          <w:i/>
          <w:sz w:val="24"/>
          <w:szCs w:val="24"/>
        </w:rPr>
        <w:t>1</w:t>
      </w:r>
      <w:r w:rsidR="0083508F" w:rsidRPr="009460E3">
        <w:rPr>
          <w:rFonts w:ascii="Arial" w:hAnsi="Arial" w:cs="Arial"/>
          <w:i/>
          <w:sz w:val="24"/>
          <w:szCs w:val="24"/>
        </w:rPr>
        <w:t>3</w:t>
      </w:r>
      <w:r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difference between the cut-off frequencies for the optimum and orthogonal orient</w:t>
      </w:r>
      <w:r w:rsidR="000D0B4E" w:rsidRPr="009460E3">
        <w:rPr>
          <w:rFonts w:ascii="Arial" w:hAnsi="Arial" w:cs="Arial"/>
          <w:i/>
          <w:sz w:val="24"/>
          <w:szCs w:val="24"/>
        </w:rPr>
        <w:t xml:space="preserve">ations for 16 units is shown in the above figure. The purple circles are the peak spatial frequencies of the respective neurons and the green circles are the spatial frequency where the cell is most tuned to orientation. In most cases, the neurons </w:t>
      </w:r>
      <w:r w:rsidR="001E79FA" w:rsidRPr="009460E3">
        <w:rPr>
          <w:rFonts w:ascii="Arial" w:hAnsi="Arial" w:cs="Arial"/>
          <w:i/>
          <w:sz w:val="24"/>
          <w:szCs w:val="24"/>
        </w:rPr>
        <w:t>are</w:t>
      </w:r>
      <w:r w:rsidR="000D0B4E" w:rsidRPr="009460E3">
        <w:rPr>
          <w:rFonts w:ascii="Arial" w:hAnsi="Arial" w:cs="Arial"/>
          <w:i/>
          <w:sz w:val="24"/>
          <w:szCs w:val="24"/>
        </w:rPr>
        <w:t xml:space="preserve"> most tuned for orientation </w:t>
      </w:r>
      <w:r w:rsidR="001E79FA" w:rsidRPr="009460E3">
        <w:rPr>
          <w:rFonts w:ascii="Arial" w:hAnsi="Arial" w:cs="Arial"/>
          <w:i/>
          <w:sz w:val="24"/>
          <w:szCs w:val="24"/>
        </w:rPr>
        <w:t xml:space="preserve">at spatial frequencies </w:t>
      </w:r>
      <w:r w:rsidR="000D0B4E" w:rsidRPr="009460E3">
        <w:rPr>
          <w:rFonts w:ascii="Arial" w:hAnsi="Arial" w:cs="Arial"/>
          <w:i/>
          <w:sz w:val="24"/>
          <w:szCs w:val="24"/>
        </w:rPr>
        <w:t>well past the peak spatial frequency.</w:t>
      </w:r>
    </w:p>
    <w:p w14:paraId="04673824" w14:textId="77777777" w:rsidR="001549AF" w:rsidRPr="009460E3" w:rsidRDefault="001549AF" w:rsidP="00BF3D4D">
      <w:pPr>
        <w:spacing w:line="240" w:lineRule="auto"/>
        <w:rPr>
          <w:rFonts w:ascii="Arial" w:hAnsi="Arial" w:cs="Arial"/>
          <w:sz w:val="24"/>
          <w:szCs w:val="24"/>
        </w:rPr>
      </w:pPr>
    </w:p>
    <w:p w14:paraId="515FCA8D" w14:textId="4D059E71" w:rsidR="007F30B1" w:rsidRPr="009460E3" w:rsidRDefault="00F5545A" w:rsidP="0045171C">
      <w:pPr>
        <w:spacing w:line="480" w:lineRule="auto"/>
        <w:rPr>
          <w:rFonts w:ascii="Arial" w:hAnsi="Arial" w:cs="Arial"/>
          <w:b/>
          <w:sz w:val="24"/>
          <w:szCs w:val="24"/>
        </w:rPr>
      </w:pPr>
      <w:proofErr w:type="gramStart"/>
      <w:r w:rsidRPr="009460E3">
        <w:rPr>
          <w:rFonts w:ascii="Arial" w:hAnsi="Arial" w:cs="Arial"/>
          <w:b/>
          <w:sz w:val="24"/>
          <w:szCs w:val="24"/>
        </w:rPr>
        <w:t>Modulation Index of the neurons.</w:t>
      </w:r>
      <w:proofErr w:type="gramEnd"/>
    </w:p>
    <w:p w14:paraId="01A24D94" w14:textId="1E8E7A6A" w:rsidR="007F30B1" w:rsidRPr="009460E3" w:rsidRDefault="00D706D6" w:rsidP="0045171C">
      <w:pPr>
        <w:spacing w:line="480" w:lineRule="auto"/>
        <w:rPr>
          <w:rFonts w:ascii="Arial" w:hAnsi="Arial" w:cs="Arial"/>
          <w:sz w:val="24"/>
          <w:szCs w:val="24"/>
        </w:rPr>
      </w:pPr>
      <w:r w:rsidRPr="009460E3">
        <w:rPr>
          <w:rFonts w:ascii="Arial" w:hAnsi="Arial" w:cs="Arial"/>
          <w:sz w:val="24"/>
          <w:szCs w:val="24"/>
        </w:rPr>
        <w:t xml:space="preserve">For the 16 units whose spatial frequency tuning </w:t>
      </w:r>
      <w:proofErr w:type="gramStart"/>
      <w:r w:rsidRPr="009460E3">
        <w:rPr>
          <w:rFonts w:ascii="Arial" w:hAnsi="Arial" w:cs="Arial"/>
          <w:sz w:val="24"/>
          <w:szCs w:val="24"/>
        </w:rPr>
        <w:t>were</w:t>
      </w:r>
      <w:proofErr w:type="gramEnd"/>
      <w:r w:rsidRPr="009460E3">
        <w:rPr>
          <w:rFonts w:ascii="Arial" w:hAnsi="Arial" w:cs="Arial"/>
          <w:sz w:val="24"/>
          <w:szCs w:val="24"/>
        </w:rPr>
        <w:t xml:space="preserve"> recorded, the distribution of modulation ratios is presented in figure </w:t>
      </w:r>
      <w:r w:rsidR="006B136E" w:rsidRPr="009460E3">
        <w:rPr>
          <w:rFonts w:ascii="Arial" w:hAnsi="Arial" w:cs="Arial"/>
          <w:sz w:val="24"/>
          <w:szCs w:val="24"/>
        </w:rPr>
        <w:t>1</w:t>
      </w:r>
      <w:r w:rsidR="0083508F" w:rsidRPr="009460E3">
        <w:rPr>
          <w:rFonts w:ascii="Arial" w:hAnsi="Arial" w:cs="Arial"/>
          <w:sz w:val="24"/>
          <w:szCs w:val="24"/>
        </w:rPr>
        <w:t>4</w:t>
      </w:r>
      <w:r w:rsidR="007F30B1" w:rsidRPr="009460E3">
        <w:rPr>
          <w:rFonts w:ascii="Arial" w:hAnsi="Arial" w:cs="Arial"/>
          <w:sz w:val="24"/>
          <w:szCs w:val="24"/>
        </w:rPr>
        <w:t xml:space="preserve">. </w:t>
      </w:r>
      <w:r w:rsidR="00550AC1" w:rsidRPr="009460E3">
        <w:rPr>
          <w:rFonts w:ascii="Arial" w:hAnsi="Arial" w:cs="Arial"/>
          <w:sz w:val="24"/>
          <w:szCs w:val="24"/>
        </w:rPr>
        <w:t xml:space="preserve">A modulation ratio less than one means that the modulated component of the response was lower than the </w:t>
      </w:r>
      <w:proofErr w:type="spellStart"/>
      <w:r w:rsidR="00550AC1" w:rsidRPr="009460E3">
        <w:rPr>
          <w:rFonts w:ascii="Arial" w:hAnsi="Arial" w:cs="Arial"/>
          <w:sz w:val="24"/>
          <w:szCs w:val="24"/>
        </w:rPr>
        <w:t>unmodulated</w:t>
      </w:r>
      <w:proofErr w:type="spellEnd"/>
      <w:r w:rsidR="00550AC1" w:rsidRPr="009460E3">
        <w:rPr>
          <w:rFonts w:ascii="Arial" w:hAnsi="Arial" w:cs="Arial"/>
          <w:sz w:val="24"/>
          <w:szCs w:val="24"/>
        </w:rPr>
        <w:t xml:space="preserve"> component (linear cells) while a modulation ratio of greater than 1 indicate</w:t>
      </w:r>
      <w:r w:rsidR="006B136E" w:rsidRPr="009460E3">
        <w:rPr>
          <w:rFonts w:ascii="Arial" w:hAnsi="Arial" w:cs="Arial"/>
          <w:sz w:val="24"/>
          <w:szCs w:val="24"/>
        </w:rPr>
        <w:t xml:space="preserve">s </w:t>
      </w:r>
      <w:r w:rsidR="00550AC1" w:rsidRPr="009460E3">
        <w:rPr>
          <w:rFonts w:ascii="Arial" w:hAnsi="Arial" w:cs="Arial"/>
          <w:sz w:val="24"/>
          <w:szCs w:val="24"/>
        </w:rPr>
        <w:t xml:space="preserve">that the respective neurons were non-linear. </w:t>
      </w:r>
      <w:r w:rsidR="007F30B1" w:rsidRPr="009460E3">
        <w:rPr>
          <w:rFonts w:ascii="Arial" w:hAnsi="Arial" w:cs="Arial"/>
          <w:sz w:val="24"/>
          <w:szCs w:val="24"/>
        </w:rPr>
        <w:t>M</w:t>
      </w:r>
      <w:r w:rsidR="006B136E" w:rsidRPr="009460E3">
        <w:rPr>
          <w:rFonts w:ascii="Arial" w:hAnsi="Arial" w:cs="Arial"/>
          <w:sz w:val="24"/>
          <w:szCs w:val="24"/>
        </w:rPr>
        <w:t>ost neurons in our</w:t>
      </w:r>
      <w:r w:rsidR="007F30B1" w:rsidRPr="009460E3">
        <w:rPr>
          <w:rFonts w:ascii="Arial" w:hAnsi="Arial" w:cs="Arial"/>
          <w:sz w:val="24"/>
          <w:szCs w:val="24"/>
        </w:rPr>
        <w:t xml:space="preserve"> sample </w:t>
      </w:r>
      <w:r w:rsidR="006B136E" w:rsidRPr="009460E3">
        <w:rPr>
          <w:rFonts w:ascii="Arial" w:hAnsi="Arial" w:cs="Arial"/>
          <w:sz w:val="24"/>
          <w:szCs w:val="24"/>
        </w:rPr>
        <w:t xml:space="preserve">showed </w:t>
      </w:r>
      <w:r w:rsidR="007F30B1" w:rsidRPr="009460E3">
        <w:rPr>
          <w:rFonts w:ascii="Arial" w:hAnsi="Arial" w:cs="Arial"/>
          <w:sz w:val="24"/>
          <w:szCs w:val="24"/>
        </w:rPr>
        <w:t>non-linear</w:t>
      </w:r>
      <w:r w:rsidR="006B136E" w:rsidRPr="009460E3">
        <w:rPr>
          <w:rFonts w:ascii="Arial" w:hAnsi="Arial" w:cs="Arial"/>
          <w:sz w:val="24"/>
          <w:szCs w:val="24"/>
        </w:rPr>
        <w:t xml:space="preserve"> summation over their receptive fields (Modulation index less than 1)</w:t>
      </w:r>
      <w:r w:rsidR="007F30B1" w:rsidRPr="009460E3">
        <w:rPr>
          <w:rFonts w:ascii="Arial" w:hAnsi="Arial" w:cs="Arial"/>
          <w:sz w:val="24"/>
          <w:szCs w:val="24"/>
        </w:rPr>
        <w:t>.</w:t>
      </w:r>
      <w:r w:rsidR="006B136E" w:rsidRPr="009460E3">
        <w:rPr>
          <w:rFonts w:ascii="Arial" w:hAnsi="Arial" w:cs="Arial"/>
          <w:sz w:val="24"/>
          <w:szCs w:val="24"/>
        </w:rPr>
        <w:t xml:space="preserve"> </w:t>
      </w:r>
    </w:p>
    <w:p w14:paraId="20B3CECC" w14:textId="77777777" w:rsidR="007F30B1" w:rsidRPr="009460E3" w:rsidRDefault="007F30B1" w:rsidP="0045171C">
      <w:pPr>
        <w:spacing w:line="480" w:lineRule="auto"/>
        <w:rPr>
          <w:rFonts w:ascii="Arial" w:hAnsi="Arial" w:cs="Arial"/>
          <w:sz w:val="24"/>
          <w:szCs w:val="24"/>
        </w:rPr>
      </w:pPr>
    </w:p>
    <w:p w14:paraId="25FA64BE" w14:textId="2119FA47" w:rsidR="00E97BE6" w:rsidRPr="009460E3" w:rsidRDefault="008067A3" w:rsidP="0045171C">
      <w:pPr>
        <w:spacing w:line="480" w:lineRule="auto"/>
        <w:rPr>
          <w:rFonts w:ascii="Arial" w:hAnsi="Arial" w:cs="Arial"/>
          <w:sz w:val="24"/>
          <w:szCs w:val="24"/>
        </w:rPr>
      </w:pPr>
      <w:r>
        <w:rPr>
          <w:rFonts w:ascii="Arial" w:hAnsi="Arial" w:cs="Arial"/>
          <w:sz w:val="24"/>
          <w:szCs w:val="24"/>
        </w:rPr>
        <w:pict w14:anchorId="6701FE10">
          <v:shape id="_x0000_i1030" type="#_x0000_t75" style="width:270pt;height:202.65pt">
            <v:imagedata r:id="rId21" o:title="modulation_index"/>
          </v:shape>
        </w:pict>
      </w:r>
    </w:p>
    <w:p w14:paraId="3E67077C" w14:textId="6735199F" w:rsidR="00977414" w:rsidRPr="009460E3" w:rsidRDefault="00E97BE6" w:rsidP="0045171C">
      <w:pPr>
        <w:spacing w:line="240" w:lineRule="auto"/>
        <w:rPr>
          <w:rFonts w:ascii="Arial" w:hAnsi="Arial" w:cs="Arial"/>
          <w:i/>
          <w:sz w:val="24"/>
          <w:szCs w:val="24"/>
        </w:rPr>
      </w:pPr>
      <w:r w:rsidRPr="009460E3">
        <w:rPr>
          <w:rFonts w:ascii="Arial" w:hAnsi="Arial" w:cs="Arial"/>
          <w:i/>
          <w:sz w:val="24"/>
          <w:szCs w:val="24"/>
        </w:rPr>
        <w:t xml:space="preserve">Figure </w:t>
      </w:r>
      <w:r w:rsidR="00C20A76" w:rsidRPr="009460E3">
        <w:rPr>
          <w:rFonts w:ascii="Arial" w:hAnsi="Arial" w:cs="Arial"/>
          <w:i/>
          <w:sz w:val="24"/>
          <w:szCs w:val="24"/>
        </w:rPr>
        <w:t>1</w:t>
      </w:r>
      <w:r w:rsidR="0083508F" w:rsidRPr="009460E3">
        <w:rPr>
          <w:rFonts w:ascii="Arial" w:hAnsi="Arial" w:cs="Arial"/>
          <w:i/>
          <w:sz w:val="24"/>
          <w:szCs w:val="24"/>
        </w:rPr>
        <w:t>4</w:t>
      </w:r>
      <w:r w:rsidR="00AA1F91" w:rsidRPr="009460E3">
        <w:rPr>
          <w:rFonts w:ascii="Arial" w:hAnsi="Arial" w:cs="Arial"/>
          <w:i/>
          <w:sz w:val="24"/>
          <w:szCs w:val="24"/>
        </w:rPr>
        <w:t>:</w:t>
      </w:r>
      <w:r w:rsidRPr="009460E3">
        <w:rPr>
          <w:rFonts w:ascii="Arial" w:hAnsi="Arial" w:cs="Arial"/>
          <w:sz w:val="24"/>
          <w:szCs w:val="24"/>
        </w:rPr>
        <w:t xml:space="preserve"> </w:t>
      </w:r>
      <w:r w:rsidRPr="009460E3">
        <w:rPr>
          <w:rFonts w:ascii="Arial" w:hAnsi="Arial" w:cs="Arial"/>
          <w:i/>
          <w:sz w:val="24"/>
          <w:szCs w:val="24"/>
        </w:rPr>
        <w:t>The distribution of modulation indices of the neurons in our sample. Most neurons had a modulation index less than 1.</w:t>
      </w:r>
    </w:p>
    <w:p w14:paraId="77319E7D" w14:textId="77777777" w:rsidR="00ED3E99" w:rsidRPr="009460E3" w:rsidRDefault="00ED3E99" w:rsidP="0045171C">
      <w:pPr>
        <w:spacing w:line="480" w:lineRule="auto"/>
        <w:rPr>
          <w:rFonts w:ascii="Arial" w:hAnsi="Arial" w:cs="Arial"/>
          <w:b/>
          <w:sz w:val="24"/>
          <w:szCs w:val="24"/>
        </w:rPr>
      </w:pPr>
    </w:p>
    <w:p w14:paraId="271943DF" w14:textId="54EF30D8" w:rsidR="00977414" w:rsidRPr="009460E3" w:rsidRDefault="00977414" w:rsidP="0045171C">
      <w:pPr>
        <w:spacing w:line="480" w:lineRule="auto"/>
        <w:rPr>
          <w:rFonts w:ascii="Arial" w:hAnsi="Arial" w:cs="Arial"/>
          <w:b/>
          <w:sz w:val="24"/>
          <w:szCs w:val="24"/>
        </w:rPr>
      </w:pPr>
      <w:r w:rsidRPr="009460E3">
        <w:rPr>
          <w:rFonts w:ascii="Arial" w:hAnsi="Arial" w:cs="Arial"/>
          <w:b/>
          <w:sz w:val="24"/>
          <w:szCs w:val="24"/>
        </w:rPr>
        <w:t>Discussion</w:t>
      </w:r>
    </w:p>
    <w:p w14:paraId="7CCE5113" w14:textId="0E80DAAF" w:rsidR="008673DF" w:rsidRPr="009460E3" w:rsidRDefault="007A6536" w:rsidP="0045171C">
      <w:pPr>
        <w:spacing w:line="480" w:lineRule="auto"/>
        <w:rPr>
          <w:rFonts w:ascii="Arial" w:hAnsi="Arial" w:cs="Arial"/>
          <w:sz w:val="24"/>
          <w:szCs w:val="24"/>
        </w:rPr>
      </w:pPr>
      <w:r w:rsidRPr="009460E3">
        <w:rPr>
          <w:rFonts w:ascii="Arial" w:hAnsi="Arial" w:cs="Arial"/>
          <w:sz w:val="24"/>
          <w:szCs w:val="24"/>
        </w:rPr>
        <w:t>Our</w:t>
      </w:r>
      <w:r w:rsidR="008673DF" w:rsidRPr="009460E3">
        <w:rPr>
          <w:rFonts w:ascii="Arial" w:hAnsi="Arial" w:cs="Arial"/>
          <w:sz w:val="24"/>
          <w:szCs w:val="24"/>
        </w:rPr>
        <w:t xml:space="preserve"> results </w:t>
      </w:r>
      <w:r w:rsidRPr="009460E3">
        <w:rPr>
          <w:rFonts w:ascii="Arial" w:hAnsi="Arial" w:cs="Arial"/>
          <w:sz w:val="24"/>
          <w:szCs w:val="24"/>
        </w:rPr>
        <w:t>show</w:t>
      </w:r>
      <w:r w:rsidR="008673DF" w:rsidRPr="009460E3">
        <w:rPr>
          <w:rFonts w:ascii="Arial" w:hAnsi="Arial" w:cs="Arial"/>
          <w:sz w:val="24"/>
          <w:szCs w:val="24"/>
        </w:rPr>
        <w:t xml:space="preserve"> that majority of the neurons in the </w:t>
      </w:r>
      <w:r w:rsidR="007201D1" w:rsidRPr="009460E3">
        <w:rPr>
          <w:rFonts w:ascii="Arial" w:hAnsi="Arial" w:cs="Arial"/>
          <w:sz w:val="24"/>
          <w:szCs w:val="24"/>
        </w:rPr>
        <w:t xml:space="preserve">superficial layers of the </w:t>
      </w:r>
      <w:r w:rsidR="008673DF" w:rsidRPr="009460E3">
        <w:rPr>
          <w:rFonts w:ascii="Arial" w:hAnsi="Arial" w:cs="Arial"/>
          <w:sz w:val="24"/>
          <w:szCs w:val="24"/>
        </w:rPr>
        <w:t xml:space="preserve">tree shrew superior </w:t>
      </w:r>
      <w:proofErr w:type="spellStart"/>
      <w:r w:rsidR="008673DF" w:rsidRPr="009460E3">
        <w:rPr>
          <w:rFonts w:ascii="Arial" w:hAnsi="Arial" w:cs="Arial"/>
          <w:sz w:val="24"/>
          <w:szCs w:val="24"/>
        </w:rPr>
        <w:t>colliculus</w:t>
      </w:r>
      <w:proofErr w:type="spellEnd"/>
      <w:r w:rsidR="008673DF" w:rsidRPr="009460E3">
        <w:rPr>
          <w:rFonts w:ascii="Arial" w:hAnsi="Arial" w:cs="Arial"/>
          <w:sz w:val="24"/>
          <w:szCs w:val="24"/>
        </w:rPr>
        <w:t xml:space="preserve"> </w:t>
      </w:r>
      <w:r w:rsidR="00D02C8A" w:rsidRPr="009460E3">
        <w:rPr>
          <w:rFonts w:ascii="Arial" w:hAnsi="Arial" w:cs="Arial"/>
          <w:sz w:val="24"/>
          <w:szCs w:val="24"/>
        </w:rPr>
        <w:t>show</w:t>
      </w:r>
      <w:r w:rsidR="008673DF" w:rsidRPr="009460E3">
        <w:rPr>
          <w:rFonts w:ascii="Arial" w:hAnsi="Arial" w:cs="Arial"/>
          <w:sz w:val="24"/>
          <w:szCs w:val="24"/>
        </w:rPr>
        <w:t xml:space="preserve"> orientation bias</w:t>
      </w:r>
      <w:r w:rsidR="0049166D" w:rsidRPr="009460E3">
        <w:rPr>
          <w:rFonts w:ascii="Arial" w:hAnsi="Arial" w:cs="Arial"/>
          <w:sz w:val="24"/>
          <w:szCs w:val="24"/>
        </w:rPr>
        <w:t xml:space="preserve">es </w:t>
      </w:r>
      <w:r w:rsidRPr="009460E3">
        <w:rPr>
          <w:rFonts w:ascii="Arial" w:hAnsi="Arial" w:cs="Arial"/>
          <w:sz w:val="24"/>
          <w:szCs w:val="24"/>
        </w:rPr>
        <w:t>when tested with thin bar stimuli.</w:t>
      </w:r>
      <w:r w:rsidR="008673DF" w:rsidRPr="009460E3">
        <w:rPr>
          <w:rFonts w:ascii="Arial" w:hAnsi="Arial" w:cs="Arial"/>
          <w:sz w:val="24"/>
          <w:szCs w:val="24"/>
        </w:rPr>
        <w:t xml:space="preserve"> </w:t>
      </w:r>
      <w:r w:rsidRPr="009460E3">
        <w:rPr>
          <w:rFonts w:ascii="Arial" w:hAnsi="Arial" w:cs="Arial"/>
          <w:sz w:val="24"/>
          <w:szCs w:val="24"/>
        </w:rPr>
        <w:t>When shown grating stimuli, m</w:t>
      </w:r>
      <w:r w:rsidR="008673DF" w:rsidRPr="009460E3">
        <w:rPr>
          <w:rFonts w:ascii="Arial" w:hAnsi="Arial" w:cs="Arial"/>
          <w:sz w:val="24"/>
          <w:szCs w:val="24"/>
        </w:rPr>
        <w:t xml:space="preserve">ost neurons also showed low pass spatial frequency tuning and were tuned for orientations at higher spatial frequencies. </w:t>
      </w:r>
      <w:r w:rsidRPr="009460E3">
        <w:rPr>
          <w:rFonts w:ascii="Arial" w:hAnsi="Arial" w:cs="Arial"/>
          <w:sz w:val="24"/>
          <w:szCs w:val="24"/>
        </w:rPr>
        <w:t>We also found that a small proportion of neurons were tuned to direction and majority of the neurons showed non-linear summation over their receptive fields.</w:t>
      </w:r>
    </w:p>
    <w:p w14:paraId="7C810A3F" w14:textId="5FEB8B7D" w:rsidR="00D7375F" w:rsidRPr="009460E3" w:rsidRDefault="00C653DB" w:rsidP="0023221C">
      <w:pPr>
        <w:spacing w:line="480" w:lineRule="auto"/>
        <w:rPr>
          <w:rFonts w:ascii="Arial" w:hAnsi="Arial" w:cs="Arial"/>
          <w:sz w:val="24"/>
          <w:szCs w:val="24"/>
        </w:rPr>
      </w:pPr>
      <w:r w:rsidRPr="009460E3">
        <w:rPr>
          <w:rFonts w:ascii="Arial" w:hAnsi="Arial" w:cs="Arial"/>
          <w:sz w:val="24"/>
          <w:szCs w:val="24"/>
        </w:rPr>
        <w:t>We used bars to study the orientati</w:t>
      </w:r>
      <w:r w:rsidR="004B54BE" w:rsidRPr="009460E3">
        <w:rPr>
          <w:rFonts w:ascii="Arial" w:hAnsi="Arial" w:cs="Arial"/>
          <w:sz w:val="24"/>
          <w:szCs w:val="24"/>
        </w:rPr>
        <w:t>on</w:t>
      </w:r>
      <w:r w:rsidR="004B4F19" w:rsidRPr="009460E3">
        <w:rPr>
          <w:rFonts w:ascii="Arial" w:hAnsi="Arial" w:cs="Arial"/>
          <w:sz w:val="24"/>
          <w:szCs w:val="24"/>
        </w:rPr>
        <w:t xml:space="preserve"> selectivity</w:t>
      </w:r>
      <w:r w:rsidRPr="009460E3">
        <w:rPr>
          <w:rFonts w:ascii="Arial" w:hAnsi="Arial" w:cs="Arial"/>
          <w:sz w:val="24"/>
          <w:szCs w:val="24"/>
        </w:rPr>
        <w:t xml:space="preserve"> of neurons in the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and found that most units (</w:t>
      </w:r>
      <w:r w:rsidR="004B4F19" w:rsidRPr="009460E3">
        <w:rPr>
          <w:rFonts w:ascii="Arial" w:hAnsi="Arial" w:cs="Arial"/>
          <w:sz w:val="24"/>
          <w:szCs w:val="24"/>
        </w:rPr>
        <w:t>90%) were biased for orientation</w:t>
      </w:r>
      <w:r w:rsidR="004B54BE" w:rsidRPr="009460E3">
        <w:rPr>
          <w:rFonts w:ascii="Arial" w:hAnsi="Arial" w:cs="Arial"/>
          <w:sz w:val="24"/>
          <w:szCs w:val="24"/>
        </w:rPr>
        <w:t>.</w:t>
      </w:r>
      <w:r w:rsidR="004B4F19" w:rsidRPr="009460E3">
        <w:rPr>
          <w:rFonts w:ascii="Arial" w:hAnsi="Arial" w:cs="Arial"/>
          <w:sz w:val="24"/>
          <w:szCs w:val="24"/>
        </w:rPr>
        <w:t xml:space="preserve"> </w:t>
      </w:r>
      <w:r w:rsidR="007201D1" w:rsidRPr="009460E3">
        <w:rPr>
          <w:rFonts w:ascii="Arial" w:hAnsi="Arial" w:cs="Arial"/>
          <w:sz w:val="24"/>
          <w:szCs w:val="24"/>
        </w:rPr>
        <w:t xml:space="preserve">We calculated two measures of orientation selectivity the circular variance and bias. The bias was </w:t>
      </w:r>
      <w:r w:rsidR="004B54BE" w:rsidRPr="009460E3">
        <w:rPr>
          <w:rFonts w:ascii="Arial" w:hAnsi="Arial" w:cs="Arial"/>
          <w:sz w:val="24"/>
          <w:szCs w:val="24"/>
        </w:rPr>
        <w:t>the</w:t>
      </w:r>
      <w:r w:rsidR="007201D1" w:rsidRPr="009460E3">
        <w:rPr>
          <w:rFonts w:ascii="Arial" w:hAnsi="Arial" w:cs="Arial"/>
          <w:sz w:val="24"/>
          <w:szCs w:val="24"/>
        </w:rPr>
        <w:t xml:space="preserve"> ratio of the response at the optimum orientation divided by the response at the orientation </w:t>
      </w:r>
      <w:r w:rsidR="007201D1" w:rsidRPr="009460E3">
        <w:rPr>
          <w:rFonts w:ascii="Arial" w:hAnsi="Arial" w:cs="Arial"/>
          <w:sz w:val="24"/>
          <w:szCs w:val="24"/>
        </w:rPr>
        <w:lastRenderedPageBreak/>
        <w:t>orthogonal to the optimum orientation.</w:t>
      </w:r>
      <w:r w:rsidR="009E25C3" w:rsidRPr="009460E3">
        <w:rPr>
          <w:rFonts w:ascii="Arial" w:hAnsi="Arial" w:cs="Arial"/>
          <w:sz w:val="24"/>
          <w:szCs w:val="24"/>
        </w:rPr>
        <w:t xml:space="preserve"> Neurons with a bias greate</w:t>
      </w:r>
      <w:r w:rsidR="004B54BE" w:rsidRPr="009460E3">
        <w:rPr>
          <w:rFonts w:ascii="Arial" w:hAnsi="Arial" w:cs="Arial"/>
          <w:sz w:val="24"/>
          <w:szCs w:val="24"/>
        </w:rPr>
        <w:t>r than or equal to 3 were</w:t>
      </w:r>
      <w:r w:rsidR="009E25C3" w:rsidRPr="009460E3">
        <w:rPr>
          <w:rFonts w:ascii="Arial" w:hAnsi="Arial" w:cs="Arial"/>
          <w:sz w:val="24"/>
          <w:szCs w:val="24"/>
        </w:rPr>
        <w:t xml:space="preserve"> comparable to the elongated receptive fiel</w:t>
      </w:r>
      <w:r w:rsidR="004B54BE" w:rsidRPr="009460E3">
        <w:rPr>
          <w:rFonts w:ascii="Arial" w:hAnsi="Arial" w:cs="Arial"/>
          <w:sz w:val="24"/>
          <w:szCs w:val="24"/>
        </w:rPr>
        <w:t>d units reported by Albano and colleagues</w:t>
      </w:r>
      <w:r w:rsidR="009E25C3" w:rsidRPr="009460E3">
        <w:rPr>
          <w:rFonts w:ascii="Arial" w:hAnsi="Arial" w:cs="Arial"/>
          <w:sz w:val="24"/>
          <w:szCs w:val="24"/>
        </w:rPr>
        <w:t>.</w:t>
      </w:r>
      <w:r w:rsidR="007201D1" w:rsidRPr="009460E3">
        <w:rPr>
          <w:rFonts w:ascii="Arial" w:hAnsi="Arial" w:cs="Arial"/>
          <w:sz w:val="24"/>
          <w:szCs w:val="24"/>
        </w:rPr>
        <w:t xml:space="preserve"> Six out of twenty-two neurons</w:t>
      </w:r>
      <w:r w:rsidR="009E25C3" w:rsidRPr="009460E3">
        <w:rPr>
          <w:rFonts w:ascii="Arial" w:hAnsi="Arial" w:cs="Arial"/>
          <w:sz w:val="24"/>
          <w:szCs w:val="24"/>
        </w:rPr>
        <w:t xml:space="preserve"> (27 %)</w:t>
      </w:r>
      <w:r w:rsidR="007201D1" w:rsidRPr="009460E3">
        <w:rPr>
          <w:rFonts w:ascii="Arial" w:hAnsi="Arial" w:cs="Arial"/>
          <w:sz w:val="24"/>
          <w:szCs w:val="24"/>
        </w:rPr>
        <w:t xml:space="preserve"> had a bias greater than 3.</w:t>
      </w:r>
      <w:r w:rsidR="009E25C3" w:rsidRPr="009460E3">
        <w:rPr>
          <w:rFonts w:ascii="Arial" w:hAnsi="Arial" w:cs="Arial"/>
          <w:sz w:val="24"/>
          <w:szCs w:val="24"/>
        </w:rPr>
        <w:t xml:space="preserve"> This </w:t>
      </w:r>
      <w:r w:rsidR="007A69B1" w:rsidRPr="009460E3">
        <w:rPr>
          <w:rFonts w:ascii="Arial" w:hAnsi="Arial" w:cs="Arial"/>
          <w:sz w:val="24"/>
          <w:szCs w:val="24"/>
        </w:rPr>
        <w:t xml:space="preserve">is </w:t>
      </w:r>
      <w:r w:rsidR="007C1BBF" w:rsidRPr="009460E3">
        <w:rPr>
          <w:rFonts w:ascii="Arial" w:hAnsi="Arial" w:cs="Arial"/>
          <w:sz w:val="24"/>
          <w:szCs w:val="24"/>
        </w:rPr>
        <w:t>comparable</w:t>
      </w:r>
      <w:r w:rsidR="007A69B1" w:rsidRPr="009460E3">
        <w:rPr>
          <w:rFonts w:ascii="Arial" w:hAnsi="Arial" w:cs="Arial"/>
          <w:sz w:val="24"/>
          <w:szCs w:val="24"/>
        </w:rPr>
        <w:t xml:space="preserve"> to the proportion</w:t>
      </w:r>
      <w:r w:rsidR="009E25C3" w:rsidRPr="009460E3">
        <w:rPr>
          <w:rFonts w:ascii="Arial" w:hAnsi="Arial" w:cs="Arial"/>
          <w:sz w:val="24"/>
          <w:szCs w:val="24"/>
        </w:rPr>
        <w:t xml:space="preserve"> of elongated receptive field units (19%) that were reported by Albano et al (1978). Most of the elongated receptive field units reported by Albano et al (1978) were found in the </w:t>
      </w:r>
      <w:proofErr w:type="spellStart"/>
      <w:r w:rsidR="009E25C3" w:rsidRPr="009460E3">
        <w:rPr>
          <w:rFonts w:ascii="Arial" w:hAnsi="Arial" w:cs="Arial"/>
          <w:sz w:val="24"/>
          <w:szCs w:val="24"/>
        </w:rPr>
        <w:t>lSGS</w:t>
      </w:r>
      <w:proofErr w:type="spellEnd"/>
      <w:r w:rsidR="009E25C3" w:rsidRPr="009460E3">
        <w:rPr>
          <w:rFonts w:ascii="Arial" w:hAnsi="Arial" w:cs="Arial"/>
          <w:sz w:val="24"/>
          <w:szCs w:val="24"/>
        </w:rPr>
        <w:t xml:space="preserve"> and SO layers and none were recorded from the </w:t>
      </w:r>
      <w:proofErr w:type="spellStart"/>
      <w:r w:rsidR="009E25C3" w:rsidRPr="009460E3">
        <w:rPr>
          <w:rFonts w:ascii="Arial" w:hAnsi="Arial" w:cs="Arial"/>
          <w:sz w:val="24"/>
          <w:szCs w:val="24"/>
        </w:rPr>
        <w:t>uSGS</w:t>
      </w:r>
      <w:proofErr w:type="spellEnd"/>
      <w:r w:rsidR="009E25C3" w:rsidRPr="009460E3">
        <w:rPr>
          <w:rFonts w:ascii="Arial" w:hAnsi="Arial" w:cs="Arial"/>
          <w:sz w:val="24"/>
          <w:szCs w:val="24"/>
        </w:rPr>
        <w:t xml:space="preserve">. </w:t>
      </w:r>
      <w:r w:rsidR="0080171F" w:rsidRPr="009460E3">
        <w:rPr>
          <w:rFonts w:ascii="Arial" w:hAnsi="Arial" w:cs="Arial"/>
          <w:sz w:val="24"/>
          <w:szCs w:val="24"/>
        </w:rPr>
        <w:t>In our sample, most neurons were biased for orientation to some degree and neurons that had a bias greater than 3 were found in both the upper and lower SGS</w:t>
      </w:r>
      <w:r w:rsidR="004B54BE" w:rsidRPr="009460E3">
        <w:rPr>
          <w:rFonts w:ascii="Arial" w:hAnsi="Arial" w:cs="Arial"/>
          <w:sz w:val="24"/>
          <w:szCs w:val="24"/>
        </w:rPr>
        <w:t xml:space="preserve"> with the sharpest tuned neurons</w:t>
      </w:r>
      <w:r w:rsidR="003603AB" w:rsidRPr="009460E3">
        <w:rPr>
          <w:rFonts w:ascii="Arial" w:hAnsi="Arial" w:cs="Arial"/>
          <w:sz w:val="24"/>
          <w:szCs w:val="24"/>
        </w:rPr>
        <w:t xml:space="preserve"> found</w:t>
      </w:r>
      <w:r w:rsidR="004B54BE" w:rsidRPr="009460E3">
        <w:rPr>
          <w:rFonts w:ascii="Arial" w:hAnsi="Arial" w:cs="Arial"/>
          <w:sz w:val="24"/>
          <w:szCs w:val="24"/>
        </w:rPr>
        <w:t xml:space="preserve"> in the </w:t>
      </w:r>
      <w:proofErr w:type="spellStart"/>
      <w:r w:rsidR="004B54BE" w:rsidRPr="009460E3">
        <w:rPr>
          <w:rFonts w:ascii="Arial" w:hAnsi="Arial" w:cs="Arial"/>
          <w:sz w:val="24"/>
          <w:szCs w:val="24"/>
        </w:rPr>
        <w:t>uSGS</w:t>
      </w:r>
      <w:proofErr w:type="spellEnd"/>
      <w:r w:rsidR="0080171F" w:rsidRPr="009460E3">
        <w:rPr>
          <w:rFonts w:ascii="Arial" w:hAnsi="Arial" w:cs="Arial"/>
          <w:sz w:val="24"/>
          <w:szCs w:val="24"/>
        </w:rPr>
        <w:t xml:space="preserve">. We only recorded from one neuron in the SO which had a bias value of 2.85. </w:t>
      </w:r>
      <w:r w:rsidR="009E25C3" w:rsidRPr="009460E3">
        <w:rPr>
          <w:rFonts w:ascii="Arial" w:hAnsi="Arial" w:cs="Arial"/>
          <w:sz w:val="24"/>
          <w:szCs w:val="24"/>
        </w:rPr>
        <w:t>This</w:t>
      </w:r>
      <w:r w:rsidR="0080171F" w:rsidRPr="009460E3">
        <w:rPr>
          <w:rFonts w:ascii="Arial" w:hAnsi="Arial" w:cs="Arial"/>
          <w:sz w:val="24"/>
          <w:szCs w:val="24"/>
        </w:rPr>
        <w:t xml:space="preserve"> discrepancy in the </w:t>
      </w:r>
      <w:r w:rsidR="004B54BE" w:rsidRPr="009460E3">
        <w:rPr>
          <w:rFonts w:ascii="Arial" w:hAnsi="Arial" w:cs="Arial"/>
          <w:sz w:val="24"/>
          <w:szCs w:val="24"/>
        </w:rPr>
        <w:t>detection of orientation biased</w:t>
      </w:r>
      <w:r w:rsidR="0080171F" w:rsidRPr="009460E3">
        <w:rPr>
          <w:rFonts w:ascii="Arial" w:hAnsi="Arial" w:cs="Arial"/>
          <w:sz w:val="24"/>
          <w:szCs w:val="24"/>
        </w:rPr>
        <w:t xml:space="preserve"> neurons</w:t>
      </w:r>
      <w:r w:rsidR="004B54BE" w:rsidRPr="009460E3">
        <w:rPr>
          <w:rFonts w:ascii="Arial" w:hAnsi="Arial" w:cs="Arial"/>
          <w:sz w:val="24"/>
          <w:szCs w:val="24"/>
        </w:rPr>
        <w:t xml:space="preserve"> in the </w:t>
      </w:r>
      <w:proofErr w:type="spellStart"/>
      <w:r w:rsidR="004B54BE" w:rsidRPr="009460E3">
        <w:rPr>
          <w:rFonts w:ascii="Arial" w:hAnsi="Arial" w:cs="Arial"/>
          <w:sz w:val="24"/>
          <w:szCs w:val="24"/>
        </w:rPr>
        <w:t>uSGS</w:t>
      </w:r>
      <w:proofErr w:type="spellEnd"/>
      <w:r w:rsidR="009E25C3" w:rsidRPr="009460E3">
        <w:rPr>
          <w:rFonts w:ascii="Arial" w:hAnsi="Arial" w:cs="Arial"/>
          <w:sz w:val="24"/>
          <w:szCs w:val="24"/>
        </w:rPr>
        <w:t xml:space="preserve"> may be due to the thickness of the bar </w:t>
      </w:r>
      <w:r w:rsidR="0080171F" w:rsidRPr="009460E3">
        <w:rPr>
          <w:rFonts w:ascii="Arial" w:hAnsi="Arial" w:cs="Arial"/>
          <w:sz w:val="24"/>
          <w:szCs w:val="24"/>
        </w:rPr>
        <w:t>stimulus used.</w:t>
      </w:r>
    </w:p>
    <w:p w14:paraId="5344A95B" w14:textId="393876E4" w:rsidR="00D7375F" w:rsidRPr="009460E3" w:rsidRDefault="0080171F" w:rsidP="00D7375F">
      <w:pPr>
        <w:spacing w:line="480" w:lineRule="auto"/>
        <w:rPr>
          <w:rFonts w:ascii="Arial" w:hAnsi="Arial" w:cs="Arial"/>
          <w:sz w:val="24"/>
          <w:szCs w:val="24"/>
        </w:rPr>
      </w:pPr>
      <w:r w:rsidRPr="009460E3">
        <w:rPr>
          <w:rFonts w:ascii="Arial" w:hAnsi="Arial" w:cs="Arial"/>
          <w:sz w:val="24"/>
          <w:szCs w:val="24"/>
        </w:rPr>
        <w:t>Neurons in the</w:t>
      </w:r>
      <w:r w:rsidR="009E25C3" w:rsidRPr="009460E3">
        <w:rPr>
          <w:rFonts w:ascii="Arial" w:hAnsi="Arial" w:cs="Arial"/>
          <w:sz w:val="24"/>
          <w:szCs w:val="24"/>
        </w:rPr>
        <w:t xml:space="preserve"> subcortical areas show more tuned responses when shown thinner bars (</w:t>
      </w:r>
      <w:proofErr w:type="spellStart"/>
      <w:r w:rsidR="009E25C3" w:rsidRPr="009460E3">
        <w:rPr>
          <w:rFonts w:ascii="Arial" w:hAnsi="Arial" w:cs="Arial"/>
          <w:sz w:val="24"/>
          <w:szCs w:val="24"/>
        </w:rPr>
        <w:t>Vidyasagar</w:t>
      </w:r>
      <w:proofErr w:type="spellEnd"/>
      <w:r w:rsidR="009E25C3" w:rsidRPr="009460E3">
        <w:rPr>
          <w:rFonts w:ascii="Arial" w:hAnsi="Arial" w:cs="Arial"/>
          <w:sz w:val="24"/>
          <w:szCs w:val="24"/>
        </w:rPr>
        <w:t xml:space="preserve"> and </w:t>
      </w:r>
      <w:proofErr w:type="spellStart"/>
      <w:r w:rsidR="009E25C3" w:rsidRPr="009460E3">
        <w:rPr>
          <w:rFonts w:ascii="Arial" w:hAnsi="Arial" w:cs="Arial"/>
          <w:sz w:val="24"/>
          <w:szCs w:val="24"/>
        </w:rPr>
        <w:t>Urbas</w:t>
      </w:r>
      <w:proofErr w:type="spellEnd"/>
      <w:r w:rsidR="009E25C3" w:rsidRPr="009460E3">
        <w:rPr>
          <w:rFonts w:ascii="Arial" w:hAnsi="Arial" w:cs="Arial"/>
          <w:sz w:val="24"/>
          <w:szCs w:val="24"/>
        </w:rPr>
        <w:t>, 1982). This is in line with sub-cortical neurons being tuned to orientation at higher spatial frequ</w:t>
      </w:r>
      <w:r w:rsidRPr="009460E3">
        <w:rPr>
          <w:rFonts w:ascii="Arial" w:hAnsi="Arial" w:cs="Arial"/>
          <w:sz w:val="24"/>
          <w:szCs w:val="24"/>
        </w:rPr>
        <w:t>encies</w:t>
      </w:r>
      <w:r w:rsidR="0028241C" w:rsidRPr="009460E3">
        <w:rPr>
          <w:rFonts w:ascii="Arial" w:hAnsi="Arial" w:cs="Arial"/>
          <w:sz w:val="24"/>
          <w:szCs w:val="24"/>
        </w:rPr>
        <w:t xml:space="preserve"> (</w:t>
      </w:r>
      <w:proofErr w:type="spellStart"/>
      <w:r w:rsidR="004B54BE" w:rsidRPr="009460E3">
        <w:rPr>
          <w:rFonts w:ascii="Arial" w:hAnsi="Arial" w:cs="Arial"/>
          <w:sz w:val="24"/>
          <w:szCs w:val="24"/>
        </w:rPr>
        <w:t>Levick</w:t>
      </w:r>
      <w:proofErr w:type="spellEnd"/>
      <w:r w:rsidR="004B54BE" w:rsidRPr="009460E3">
        <w:rPr>
          <w:rFonts w:ascii="Arial" w:hAnsi="Arial" w:cs="Arial"/>
          <w:sz w:val="24"/>
          <w:szCs w:val="24"/>
        </w:rPr>
        <w:t xml:space="preserve"> &amp; </w:t>
      </w:r>
      <w:proofErr w:type="spellStart"/>
      <w:r w:rsidR="004B54BE" w:rsidRPr="009460E3">
        <w:rPr>
          <w:rFonts w:ascii="Arial" w:hAnsi="Arial" w:cs="Arial"/>
          <w:sz w:val="24"/>
          <w:szCs w:val="24"/>
        </w:rPr>
        <w:t>Thibos</w:t>
      </w:r>
      <w:proofErr w:type="spellEnd"/>
      <w:r w:rsidR="004B54BE" w:rsidRPr="009460E3">
        <w:rPr>
          <w:rFonts w:ascii="Arial" w:hAnsi="Arial" w:cs="Arial"/>
          <w:sz w:val="24"/>
          <w:szCs w:val="24"/>
        </w:rPr>
        <w:t>, 1980</w:t>
      </w:r>
      <w:r w:rsidR="007A69B1" w:rsidRPr="009460E3">
        <w:rPr>
          <w:rFonts w:ascii="Arial" w:hAnsi="Arial" w:cs="Arial"/>
          <w:sz w:val="24"/>
          <w:szCs w:val="24"/>
        </w:rPr>
        <w:t xml:space="preserve">; </w:t>
      </w:r>
      <w:proofErr w:type="spellStart"/>
      <w:r w:rsidR="007A69B1" w:rsidRPr="009460E3">
        <w:rPr>
          <w:rFonts w:ascii="Arial" w:hAnsi="Arial" w:cs="Arial"/>
          <w:sz w:val="24"/>
          <w:szCs w:val="24"/>
        </w:rPr>
        <w:t>Levick</w:t>
      </w:r>
      <w:proofErr w:type="spellEnd"/>
      <w:r w:rsidR="007A69B1" w:rsidRPr="009460E3">
        <w:rPr>
          <w:rFonts w:ascii="Arial" w:hAnsi="Arial" w:cs="Arial"/>
          <w:sz w:val="24"/>
          <w:szCs w:val="24"/>
        </w:rPr>
        <w:t xml:space="preserve"> &amp; </w:t>
      </w:r>
      <w:proofErr w:type="spellStart"/>
      <w:r w:rsidR="007A69B1" w:rsidRPr="009460E3">
        <w:rPr>
          <w:rFonts w:ascii="Arial" w:hAnsi="Arial" w:cs="Arial"/>
          <w:sz w:val="24"/>
          <w:szCs w:val="24"/>
        </w:rPr>
        <w:t>Thibos</w:t>
      </w:r>
      <w:proofErr w:type="spellEnd"/>
      <w:r w:rsidR="007A69B1" w:rsidRPr="009460E3">
        <w:rPr>
          <w:rFonts w:ascii="Arial" w:hAnsi="Arial" w:cs="Arial"/>
          <w:sz w:val="24"/>
          <w:szCs w:val="24"/>
        </w:rPr>
        <w:t>, 1982</w:t>
      </w:r>
      <w:r w:rsidR="004B54BE" w:rsidRPr="009460E3">
        <w:rPr>
          <w:rFonts w:ascii="Arial" w:hAnsi="Arial" w:cs="Arial"/>
          <w:sz w:val="24"/>
          <w:szCs w:val="24"/>
        </w:rPr>
        <w:t>)</w:t>
      </w:r>
      <w:r w:rsidRPr="009460E3">
        <w:rPr>
          <w:rFonts w:ascii="Arial" w:hAnsi="Arial" w:cs="Arial"/>
          <w:sz w:val="24"/>
          <w:szCs w:val="24"/>
        </w:rPr>
        <w:t xml:space="preserve">. </w:t>
      </w:r>
      <w:r w:rsidR="00D7375F" w:rsidRPr="009460E3">
        <w:rPr>
          <w:rFonts w:ascii="Arial" w:hAnsi="Arial" w:cs="Arial"/>
          <w:sz w:val="24"/>
          <w:szCs w:val="24"/>
        </w:rPr>
        <w:t>In response to gratings, as in cat and macaque retinal and LGN neurons, at the peak spatial frequency, the SC neurons showed minimal orientation biases</w:t>
      </w:r>
      <w:r w:rsidR="007A69B1" w:rsidRPr="009460E3">
        <w:rPr>
          <w:rFonts w:ascii="Arial" w:hAnsi="Arial" w:cs="Arial"/>
          <w:sz w:val="24"/>
          <w:szCs w:val="24"/>
        </w:rPr>
        <w:t>. T</w:t>
      </w:r>
      <w:r w:rsidR="003603AB" w:rsidRPr="009460E3">
        <w:rPr>
          <w:rFonts w:ascii="Arial" w:hAnsi="Arial" w:cs="Arial"/>
          <w:sz w:val="24"/>
          <w:szCs w:val="24"/>
        </w:rPr>
        <w:t>he orientation tuning of a neuron</w:t>
      </w:r>
      <w:r w:rsidR="007A69B1" w:rsidRPr="009460E3">
        <w:rPr>
          <w:rFonts w:ascii="Arial" w:hAnsi="Arial" w:cs="Arial"/>
          <w:sz w:val="24"/>
          <w:szCs w:val="24"/>
        </w:rPr>
        <w:t xml:space="preserve"> peaked</w:t>
      </w:r>
      <w:r w:rsidR="003603AB" w:rsidRPr="009460E3">
        <w:rPr>
          <w:rFonts w:ascii="Arial" w:hAnsi="Arial" w:cs="Arial"/>
          <w:sz w:val="24"/>
          <w:szCs w:val="24"/>
        </w:rPr>
        <w:t xml:space="preserve"> </w:t>
      </w:r>
      <w:r w:rsidR="00D7375F" w:rsidRPr="009460E3">
        <w:rPr>
          <w:rFonts w:ascii="Arial" w:hAnsi="Arial" w:cs="Arial"/>
          <w:sz w:val="24"/>
          <w:szCs w:val="24"/>
        </w:rPr>
        <w:t>at spatial f</w:t>
      </w:r>
      <w:r w:rsidR="007A69B1" w:rsidRPr="009460E3">
        <w:rPr>
          <w:rFonts w:ascii="Arial" w:hAnsi="Arial" w:cs="Arial"/>
          <w:sz w:val="24"/>
          <w:szCs w:val="24"/>
        </w:rPr>
        <w:t>requencies greater than the optimum</w:t>
      </w:r>
      <w:r w:rsidR="00D7375F" w:rsidRPr="009460E3">
        <w:rPr>
          <w:rFonts w:ascii="Arial" w:hAnsi="Arial" w:cs="Arial"/>
          <w:sz w:val="24"/>
          <w:szCs w:val="24"/>
        </w:rPr>
        <w:t xml:space="preserve"> spatial frequency</w:t>
      </w:r>
      <w:r w:rsidR="003603AB" w:rsidRPr="009460E3">
        <w:rPr>
          <w:rFonts w:ascii="Arial" w:hAnsi="Arial" w:cs="Arial"/>
          <w:sz w:val="24"/>
          <w:szCs w:val="24"/>
        </w:rPr>
        <w:t xml:space="preserve"> </w:t>
      </w:r>
      <w:r w:rsidR="007A69B1" w:rsidRPr="009460E3">
        <w:rPr>
          <w:rFonts w:ascii="Arial" w:hAnsi="Arial" w:cs="Arial"/>
          <w:sz w:val="24"/>
          <w:szCs w:val="24"/>
        </w:rPr>
        <w:t xml:space="preserve">of the neuron </w:t>
      </w:r>
      <w:r w:rsidR="003603AB" w:rsidRPr="009460E3">
        <w:rPr>
          <w:rFonts w:ascii="Arial" w:hAnsi="Arial" w:cs="Arial"/>
          <w:sz w:val="24"/>
          <w:szCs w:val="24"/>
        </w:rPr>
        <w:t>in most cases</w:t>
      </w:r>
      <w:r w:rsidR="00D7375F" w:rsidRPr="009460E3">
        <w:rPr>
          <w:rFonts w:ascii="Arial" w:hAnsi="Arial" w:cs="Arial"/>
          <w:sz w:val="24"/>
          <w:szCs w:val="24"/>
        </w:rPr>
        <w:t>. As a result, if Albano et al., had used thicker bars than we have, they may have found</w:t>
      </w:r>
      <w:r w:rsidR="007A69B1" w:rsidRPr="009460E3">
        <w:rPr>
          <w:rFonts w:ascii="Arial" w:hAnsi="Arial" w:cs="Arial"/>
          <w:sz w:val="24"/>
          <w:szCs w:val="24"/>
        </w:rPr>
        <w:t xml:space="preserve"> neurons</w:t>
      </w:r>
      <w:r w:rsidR="00D7375F" w:rsidRPr="009460E3">
        <w:rPr>
          <w:rFonts w:ascii="Arial" w:hAnsi="Arial" w:cs="Arial"/>
          <w:sz w:val="24"/>
          <w:szCs w:val="24"/>
        </w:rPr>
        <w:t xml:space="preserve"> that had</w:t>
      </w:r>
      <w:r w:rsidR="007A69B1" w:rsidRPr="009460E3">
        <w:rPr>
          <w:rFonts w:ascii="Arial" w:hAnsi="Arial" w:cs="Arial"/>
          <w:sz w:val="24"/>
          <w:szCs w:val="24"/>
        </w:rPr>
        <w:t xml:space="preserve"> elongated receptive fields even in the </w:t>
      </w:r>
      <w:proofErr w:type="spellStart"/>
      <w:r w:rsidR="007A69B1" w:rsidRPr="009460E3">
        <w:rPr>
          <w:rFonts w:ascii="Arial" w:hAnsi="Arial" w:cs="Arial"/>
          <w:sz w:val="24"/>
          <w:szCs w:val="24"/>
        </w:rPr>
        <w:t>uSGS</w:t>
      </w:r>
      <w:proofErr w:type="spellEnd"/>
      <w:r w:rsidR="007A69B1" w:rsidRPr="009460E3">
        <w:rPr>
          <w:rFonts w:ascii="Arial" w:hAnsi="Arial" w:cs="Arial"/>
          <w:sz w:val="24"/>
          <w:szCs w:val="24"/>
        </w:rPr>
        <w:t>.</w:t>
      </w:r>
    </w:p>
    <w:p w14:paraId="5698FE97" w14:textId="57734B9F" w:rsidR="005D78B5" w:rsidRPr="009460E3" w:rsidRDefault="003603AB" w:rsidP="0023221C">
      <w:pPr>
        <w:spacing w:line="480" w:lineRule="auto"/>
        <w:rPr>
          <w:rFonts w:ascii="Arial" w:hAnsi="Arial" w:cs="Arial"/>
          <w:sz w:val="24"/>
          <w:szCs w:val="24"/>
        </w:rPr>
      </w:pPr>
      <w:r w:rsidRPr="009460E3">
        <w:rPr>
          <w:rFonts w:ascii="Arial" w:hAnsi="Arial" w:cs="Arial"/>
          <w:sz w:val="24"/>
          <w:szCs w:val="24"/>
        </w:rPr>
        <w:t>When the spatial frequency tuning of SC neurons and the LGN neurons in the tree shrew were compared, both LGN and SC ne</w:t>
      </w:r>
      <w:r w:rsidR="00D7375F" w:rsidRPr="009460E3">
        <w:rPr>
          <w:rFonts w:ascii="Arial" w:hAnsi="Arial" w:cs="Arial"/>
          <w:sz w:val="24"/>
          <w:szCs w:val="24"/>
        </w:rPr>
        <w:t xml:space="preserve">urons showed low pass spatial frequency </w:t>
      </w:r>
      <w:r w:rsidR="00D7375F" w:rsidRPr="009460E3">
        <w:rPr>
          <w:rFonts w:ascii="Arial" w:hAnsi="Arial" w:cs="Arial"/>
          <w:sz w:val="24"/>
          <w:szCs w:val="24"/>
        </w:rPr>
        <w:lastRenderedPageBreak/>
        <w:t>tuning.</w:t>
      </w:r>
      <w:r w:rsidRPr="009460E3">
        <w:rPr>
          <w:rFonts w:ascii="Arial" w:hAnsi="Arial" w:cs="Arial"/>
          <w:sz w:val="24"/>
          <w:szCs w:val="24"/>
        </w:rPr>
        <w:t xml:space="preserve"> However, when c</w:t>
      </w:r>
      <w:r w:rsidR="00D7375F" w:rsidRPr="009460E3">
        <w:rPr>
          <w:rFonts w:ascii="Arial" w:hAnsi="Arial" w:cs="Arial"/>
          <w:sz w:val="24"/>
          <w:szCs w:val="24"/>
        </w:rPr>
        <w:t xml:space="preserve">ompared to the LGN </w:t>
      </w:r>
      <w:r w:rsidR="00F72E6F" w:rsidRPr="009460E3">
        <w:rPr>
          <w:rFonts w:ascii="Arial" w:hAnsi="Arial" w:cs="Arial"/>
          <w:sz w:val="24"/>
          <w:szCs w:val="24"/>
        </w:rPr>
        <w:t>neurons</w:t>
      </w:r>
      <w:r w:rsidR="007A69B1" w:rsidRPr="009460E3">
        <w:rPr>
          <w:rFonts w:ascii="Arial" w:hAnsi="Arial" w:cs="Arial"/>
          <w:sz w:val="24"/>
          <w:szCs w:val="24"/>
        </w:rPr>
        <w:t xml:space="preserve"> </w:t>
      </w:r>
      <w:r w:rsidR="00D7375F" w:rsidRPr="009460E3">
        <w:rPr>
          <w:rFonts w:ascii="Arial" w:hAnsi="Arial" w:cs="Arial"/>
          <w:sz w:val="24"/>
          <w:szCs w:val="24"/>
        </w:rPr>
        <w:t xml:space="preserve">(as published in Van </w:t>
      </w:r>
      <w:proofErr w:type="spellStart"/>
      <w:r w:rsidR="00D7375F" w:rsidRPr="009460E3">
        <w:rPr>
          <w:rFonts w:ascii="Arial" w:hAnsi="Arial" w:cs="Arial"/>
          <w:sz w:val="24"/>
          <w:szCs w:val="24"/>
        </w:rPr>
        <w:t>Hooser</w:t>
      </w:r>
      <w:proofErr w:type="spellEnd"/>
      <w:r w:rsidR="00D7375F" w:rsidRPr="009460E3">
        <w:rPr>
          <w:rFonts w:ascii="Arial" w:hAnsi="Arial" w:cs="Arial"/>
          <w:sz w:val="24"/>
          <w:szCs w:val="24"/>
        </w:rPr>
        <w:t xml:space="preserve"> et al., 2013), the peak spatial frequencies we observed were lower. This could be related to the type of neurons the SC neurons get their inputs from. SC neurons in most species receive inputs from </w:t>
      </w:r>
      <w:r w:rsidR="00F72E6F" w:rsidRPr="009460E3">
        <w:rPr>
          <w:rFonts w:ascii="Arial" w:hAnsi="Arial" w:cs="Arial"/>
          <w:sz w:val="24"/>
          <w:szCs w:val="24"/>
        </w:rPr>
        <w:t xml:space="preserve">achromatic </w:t>
      </w:r>
      <w:r w:rsidR="00D7375F" w:rsidRPr="009460E3">
        <w:rPr>
          <w:rFonts w:ascii="Arial" w:hAnsi="Arial" w:cs="Arial"/>
          <w:sz w:val="24"/>
          <w:szCs w:val="24"/>
        </w:rPr>
        <w:t>Y-like or W-like cells</w:t>
      </w:r>
      <w:r w:rsidRPr="009460E3">
        <w:rPr>
          <w:rFonts w:ascii="Arial" w:hAnsi="Arial" w:cs="Arial"/>
          <w:sz w:val="24"/>
          <w:szCs w:val="24"/>
        </w:rPr>
        <w:t xml:space="preserve"> (</w:t>
      </w:r>
      <w:proofErr w:type="spellStart"/>
      <w:r w:rsidR="00F72E6F" w:rsidRPr="009460E3">
        <w:rPr>
          <w:rFonts w:ascii="Arial" w:hAnsi="Arial" w:cs="Arial"/>
          <w:sz w:val="24"/>
          <w:szCs w:val="24"/>
        </w:rPr>
        <w:t>DeMonasterio</w:t>
      </w:r>
      <w:proofErr w:type="spellEnd"/>
      <w:r w:rsidR="00F72E6F" w:rsidRPr="009460E3">
        <w:rPr>
          <w:rFonts w:ascii="Arial" w:hAnsi="Arial" w:cs="Arial"/>
          <w:sz w:val="24"/>
          <w:szCs w:val="24"/>
        </w:rPr>
        <w:t xml:space="preserve">, 1978; </w:t>
      </w:r>
      <w:r w:rsidR="00161A26" w:rsidRPr="009460E3">
        <w:rPr>
          <w:rFonts w:ascii="Arial" w:hAnsi="Arial" w:cs="Arial"/>
          <w:sz w:val="24"/>
          <w:szCs w:val="24"/>
        </w:rPr>
        <w:t xml:space="preserve">Shapley &amp; Perry, 1986; Schiller &amp; </w:t>
      </w:r>
      <w:proofErr w:type="spellStart"/>
      <w:r w:rsidR="00161A26" w:rsidRPr="009460E3">
        <w:rPr>
          <w:rFonts w:ascii="Arial" w:hAnsi="Arial" w:cs="Arial"/>
          <w:sz w:val="24"/>
          <w:szCs w:val="24"/>
        </w:rPr>
        <w:t>Malpeli</w:t>
      </w:r>
      <w:proofErr w:type="spellEnd"/>
      <w:r w:rsidR="00161A26" w:rsidRPr="009460E3">
        <w:rPr>
          <w:rFonts w:ascii="Arial" w:hAnsi="Arial" w:cs="Arial"/>
          <w:sz w:val="24"/>
          <w:szCs w:val="24"/>
        </w:rPr>
        <w:t>, 1977;</w:t>
      </w:r>
      <w:r w:rsidR="006C346D" w:rsidRPr="009460E3">
        <w:rPr>
          <w:rFonts w:ascii="Arial" w:hAnsi="Arial" w:cs="Arial"/>
          <w:sz w:val="24"/>
          <w:szCs w:val="24"/>
        </w:rPr>
        <w:t xml:space="preserve"> Bunt et al., 1975; </w:t>
      </w:r>
      <w:proofErr w:type="spellStart"/>
      <w:r w:rsidR="006C346D" w:rsidRPr="009460E3">
        <w:rPr>
          <w:rFonts w:ascii="Arial" w:hAnsi="Arial" w:cs="Arial"/>
          <w:sz w:val="24"/>
          <w:szCs w:val="24"/>
        </w:rPr>
        <w:t>Leventhal</w:t>
      </w:r>
      <w:proofErr w:type="spellEnd"/>
      <w:r w:rsidR="006C346D" w:rsidRPr="009460E3">
        <w:rPr>
          <w:rFonts w:ascii="Arial" w:hAnsi="Arial" w:cs="Arial"/>
          <w:sz w:val="24"/>
          <w:szCs w:val="24"/>
        </w:rPr>
        <w:t xml:space="preserve"> et al., 1981)</w:t>
      </w:r>
      <w:r w:rsidR="00D7375F" w:rsidRPr="009460E3">
        <w:rPr>
          <w:rFonts w:ascii="Arial" w:hAnsi="Arial" w:cs="Arial"/>
          <w:sz w:val="24"/>
          <w:szCs w:val="24"/>
        </w:rPr>
        <w:t xml:space="preserve"> These cells show non-linear summation over their receptive fields and tend to have lower peak spatial frequencies (</w:t>
      </w:r>
      <w:proofErr w:type="spellStart"/>
      <w:r w:rsidR="006C346D" w:rsidRPr="009460E3">
        <w:rPr>
          <w:rFonts w:ascii="Arial" w:hAnsi="Arial" w:cs="Arial"/>
          <w:sz w:val="24"/>
          <w:szCs w:val="24"/>
        </w:rPr>
        <w:t>Enroth-Cugell</w:t>
      </w:r>
      <w:proofErr w:type="spellEnd"/>
      <w:r w:rsidR="006C346D" w:rsidRPr="009460E3">
        <w:rPr>
          <w:rFonts w:ascii="Arial" w:hAnsi="Arial" w:cs="Arial"/>
          <w:sz w:val="24"/>
          <w:szCs w:val="24"/>
        </w:rPr>
        <w:t xml:space="preserve"> &amp; Robson, 1966; </w:t>
      </w:r>
      <w:proofErr w:type="spellStart"/>
      <w:r w:rsidR="004B1FA3" w:rsidRPr="009460E3">
        <w:rPr>
          <w:rFonts w:ascii="Arial" w:hAnsi="Arial" w:cs="Arial"/>
          <w:sz w:val="24"/>
          <w:szCs w:val="24"/>
        </w:rPr>
        <w:t>Derrington</w:t>
      </w:r>
      <w:proofErr w:type="spellEnd"/>
      <w:r w:rsidR="004B1FA3" w:rsidRPr="009460E3">
        <w:rPr>
          <w:rFonts w:ascii="Arial" w:hAnsi="Arial" w:cs="Arial"/>
          <w:sz w:val="24"/>
          <w:szCs w:val="24"/>
        </w:rPr>
        <w:t xml:space="preserve"> &amp; Fuchs, 1979; So &amp; Shapley, 1981</w:t>
      </w:r>
      <w:r w:rsidR="00010A5B" w:rsidRPr="009460E3">
        <w:rPr>
          <w:rFonts w:ascii="Arial" w:hAnsi="Arial" w:cs="Arial"/>
          <w:sz w:val="24"/>
          <w:szCs w:val="24"/>
        </w:rPr>
        <w:t>). The LGN neurons tended to show more modulated responses, typical of X-like neurons (Van</w:t>
      </w:r>
      <w:r w:rsidRPr="009460E3">
        <w:rPr>
          <w:rFonts w:ascii="Arial" w:hAnsi="Arial" w:cs="Arial"/>
          <w:sz w:val="24"/>
          <w:szCs w:val="24"/>
        </w:rPr>
        <w:t xml:space="preserve"> </w:t>
      </w:r>
      <w:proofErr w:type="spellStart"/>
      <w:r w:rsidRPr="009460E3">
        <w:rPr>
          <w:rFonts w:ascii="Arial" w:hAnsi="Arial" w:cs="Arial"/>
          <w:sz w:val="24"/>
          <w:szCs w:val="24"/>
        </w:rPr>
        <w:t>Hooser</w:t>
      </w:r>
      <w:proofErr w:type="spellEnd"/>
      <w:r w:rsidRPr="009460E3">
        <w:rPr>
          <w:rFonts w:ascii="Arial" w:hAnsi="Arial" w:cs="Arial"/>
          <w:sz w:val="24"/>
          <w:szCs w:val="24"/>
        </w:rPr>
        <w:t xml:space="preserve"> et al., 2013) and as the SC</w:t>
      </w:r>
      <w:r w:rsidR="00010A5B" w:rsidRPr="009460E3">
        <w:rPr>
          <w:rFonts w:ascii="Arial" w:hAnsi="Arial" w:cs="Arial"/>
          <w:sz w:val="24"/>
          <w:szCs w:val="24"/>
        </w:rPr>
        <w:t xml:space="preserve"> neurons </w:t>
      </w:r>
      <w:r w:rsidRPr="009460E3">
        <w:rPr>
          <w:rFonts w:ascii="Arial" w:hAnsi="Arial" w:cs="Arial"/>
          <w:sz w:val="24"/>
          <w:szCs w:val="24"/>
        </w:rPr>
        <w:t xml:space="preserve">in this study </w:t>
      </w:r>
      <w:r w:rsidR="00010A5B" w:rsidRPr="009460E3">
        <w:rPr>
          <w:rFonts w:ascii="Arial" w:hAnsi="Arial" w:cs="Arial"/>
          <w:sz w:val="24"/>
          <w:szCs w:val="24"/>
        </w:rPr>
        <w:t xml:space="preserve">showed non-linear summation (as Y and W like cells do) over their receptive fields, this could explain the difference in the peak spatial frequency tuning. </w:t>
      </w:r>
      <w:r w:rsidR="007A69B1" w:rsidRPr="009460E3">
        <w:rPr>
          <w:rFonts w:ascii="Arial" w:hAnsi="Arial" w:cs="Arial"/>
          <w:sz w:val="24"/>
          <w:szCs w:val="24"/>
        </w:rPr>
        <w:t>One other</w:t>
      </w:r>
      <w:r w:rsidR="001B5D0B" w:rsidRPr="009460E3">
        <w:rPr>
          <w:rFonts w:ascii="Arial" w:hAnsi="Arial" w:cs="Arial"/>
          <w:sz w:val="24"/>
          <w:szCs w:val="24"/>
        </w:rPr>
        <w:t xml:space="preserve"> difference between the LGN and the SC spatial frequency tuning curves was the high spatial frequency cut-offs. The SC neurons generally tended to have higher spatial frequency cut-offs</w:t>
      </w:r>
      <w:r w:rsidR="00A52889" w:rsidRPr="009460E3">
        <w:rPr>
          <w:rFonts w:ascii="Arial" w:hAnsi="Arial" w:cs="Arial"/>
          <w:sz w:val="24"/>
          <w:szCs w:val="24"/>
        </w:rPr>
        <w:t xml:space="preserve"> compared to the LGN neurons</w:t>
      </w:r>
      <w:r w:rsidR="001B5D0B" w:rsidRPr="009460E3">
        <w:rPr>
          <w:rFonts w:ascii="Arial" w:hAnsi="Arial" w:cs="Arial"/>
          <w:sz w:val="24"/>
          <w:szCs w:val="24"/>
        </w:rPr>
        <w:t xml:space="preserve">. </w:t>
      </w:r>
      <w:r w:rsidR="004B1FA3" w:rsidRPr="009460E3">
        <w:rPr>
          <w:rFonts w:ascii="Arial" w:hAnsi="Arial" w:cs="Arial"/>
          <w:sz w:val="24"/>
          <w:szCs w:val="24"/>
        </w:rPr>
        <w:t>A</w:t>
      </w:r>
      <w:r w:rsidR="001B5D0B" w:rsidRPr="009460E3">
        <w:rPr>
          <w:rFonts w:ascii="Arial" w:hAnsi="Arial" w:cs="Arial"/>
          <w:sz w:val="24"/>
          <w:szCs w:val="24"/>
        </w:rPr>
        <w:t xml:space="preserve"> possible reason </w:t>
      </w:r>
      <w:r w:rsidR="004B1FA3" w:rsidRPr="009460E3">
        <w:rPr>
          <w:rFonts w:ascii="Arial" w:hAnsi="Arial" w:cs="Arial"/>
          <w:sz w:val="24"/>
          <w:szCs w:val="24"/>
        </w:rPr>
        <w:t xml:space="preserve">for this difference </w:t>
      </w:r>
      <w:r w:rsidR="001B5D0B" w:rsidRPr="009460E3">
        <w:rPr>
          <w:rFonts w:ascii="Arial" w:hAnsi="Arial" w:cs="Arial"/>
          <w:sz w:val="24"/>
          <w:szCs w:val="24"/>
        </w:rPr>
        <w:t xml:space="preserve">could be the optics. </w:t>
      </w:r>
      <w:r w:rsidRPr="009460E3">
        <w:rPr>
          <w:rFonts w:ascii="Arial" w:hAnsi="Arial" w:cs="Arial"/>
          <w:sz w:val="24"/>
          <w:szCs w:val="24"/>
        </w:rPr>
        <w:t>In our study, w</w:t>
      </w:r>
      <w:r w:rsidR="001B5D0B" w:rsidRPr="009460E3">
        <w:rPr>
          <w:rFonts w:ascii="Arial" w:hAnsi="Arial" w:cs="Arial"/>
          <w:sz w:val="24"/>
          <w:szCs w:val="24"/>
        </w:rPr>
        <w:t>e carefully tested the response</w:t>
      </w:r>
      <w:r w:rsidRPr="009460E3">
        <w:rPr>
          <w:rFonts w:ascii="Arial" w:hAnsi="Arial" w:cs="Arial"/>
          <w:sz w:val="24"/>
          <w:szCs w:val="24"/>
        </w:rPr>
        <w:t>s</w:t>
      </w:r>
      <w:r w:rsidR="001B5D0B" w:rsidRPr="009460E3">
        <w:rPr>
          <w:rFonts w:ascii="Arial" w:hAnsi="Arial" w:cs="Arial"/>
          <w:sz w:val="24"/>
          <w:szCs w:val="24"/>
        </w:rPr>
        <w:t xml:space="preserve"> of</w:t>
      </w:r>
      <w:r w:rsidRPr="009460E3">
        <w:rPr>
          <w:rFonts w:ascii="Arial" w:hAnsi="Arial" w:cs="Arial"/>
          <w:sz w:val="24"/>
          <w:szCs w:val="24"/>
        </w:rPr>
        <w:t xml:space="preserve"> the</w:t>
      </w:r>
      <w:r w:rsidR="001B5D0B" w:rsidRPr="009460E3">
        <w:rPr>
          <w:rFonts w:ascii="Arial" w:hAnsi="Arial" w:cs="Arial"/>
          <w:sz w:val="24"/>
          <w:szCs w:val="24"/>
        </w:rPr>
        <w:t xml:space="preserve"> neurons to stimuli of different spatial frequencies to ensure that the animal could resolve gratings of higher spatial frequencies. If </w:t>
      </w:r>
      <w:r w:rsidR="00A52889" w:rsidRPr="009460E3">
        <w:rPr>
          <w:rFonts w:ascii="Arial" w:hAnsi="Arial" w:cs="Arial"/>
          <w:sz w:val="24"/>
          <w:szCs w:val="24"/>
        </w:rPr>
        <w:t xml:space="preserve">uncorrected </w:t>
      </w:r>
      <w:r w:rsidR="001B5D0B" w:rsidRPr="009460E3">
        <w:rPr>
          <w:rFonts w:ascii="Arial" w:hAnsi="Arial" w:cs="Arial"/>
          <w:sz w:val="24"/>
          <w:szCs w:val="24"/>
        </w:rPr>
        <w:t>refractive errors were present in the tree shrews</w:t>
      </w:r>
      <w:r w:rsidRPr="009460E3">
        <w:rPr>
          <w:rFonts w:ascii="Arial" w:hAnsi="Arial" w:cs="Arial"/>
          <w:sz w:val="24"/>
          <w:szCs w:val="24"/>
        </w:rPr>
        <w:t xml:space="preserve"> </w:t>
      </w:r>
      <w:r w:rsidR="001B5D0B" w:rsidRPr="009460E3">
        <w:rPr>
          <w:rFonts w:ascii="Arial" w:hAnsi="Arial" w:cs="Arial"/>
          <w:sz w:val="24"/>
          <w:szCs w:val="24"/>
        </w:rPr>
        <w:t xml:space="preserve">in the study by Van </w:t>
      </w:r>
      <w:proofErr w:type="spellStart"/>
      <w:r w:rsidR="001B5D0B" w:rsidRPr="009460E3">
        <w:rPr>
          <w:rFonts w:ascii="Arial" w:hAnsi="Arial" w:cs="Arial"/>
          <w:sz w:val="24"/>
          <w:szCs w:val="24"/>
        </w:rPr>
        <w:t>Hooser</w:t>
      </w:r>
      <w:proofErr w:type="spellEnd"/>
      <w:r w:rsidR="001B5D0B" w:rsidRPr="009460E3">
        <w:rPr>
          <w:rFonts w:ascii="Arial" w:hAnsi="Arial" w:cs="Arial"/>
          <w:sz w:val="24"/>
          <w:szCs w:val="24"/>
        </w:rPr>
        <w:t xml:space="preserve"> and colleagues, </w:t>
      </w:r>
      <w:r w:rsidRPr="009460E3">
        <w:rPr>
          <w:rFonts w:ascii="Arial" w:hAnsi="Arial" w:cs="Arial"/>
          <w:sz w:val="24"/>
          <w:szCs w:val="24"/>
        </w:rPr>
        <w:t xml:space="preserve">so that they could not resolve gratings of higher spatial frequencies, </w:t>
      </w:r>
      <w:r w:rsidR="001B5D0B" w:rsidRPr="009460E3">
        <w:rPr>
          <w:rFonts w:ascii="Arial" w:hAnsi="Arial" w:cs="Arial"/>
          <w:sz w:val="24"/>
          <w:szCs w:val="24"/>
        </w:rPr>
        <w:t>then this could explain t</w:t>
      </w:r>
      <w:r w:rsidRPr="009460E3">
        <w:rPr>
          <w:rFonts w:ascii="Arial" w:hAnsi="Arial" w:cs="Arial"/>
          <w:sz w:val="24"/>
          <w:szCs w:val="24"/>
        </w:rPr>
        <w:t>he difference in the</w:t>
      </w:r>
      <w:r w:rsidR="001B5D0B" w:rsidRPr="009460E3">
        <w:rPr>
          <w:rFonts w:ascii="Arial" w:hAnsi="Arial" w:cs="Arial"/>
          <w:sz w:val="24"/>
          <w:szCs w:val="24"/>
        </w:rPr>
        <w:t xml:space="preserve"> high cut-off values reported </w:t>
      </w:r>
      <w:r w:rsidRPr="009460E3">
        <w:rPr>
          <w:rFonts w:ascii="Arial" w:hAnsi="Arial" w:cs="Arial"/>
          <w:sz w:val="24"/>
          <w:szCs w:val="24"/>
        </w:rPr>
        <w:t xml:space="preserve">between </w:t>
      </w:r>
      <w:r w:rsidR="001B5D0B" w:rsidRPr="009460E3">
        <w:rPr>
          <w:rFonts w:ascii="Arial" w:hAnsi="Arial" w:cs="Arial"/>
          <w:sz w:val="24"/>
          <w:szCs w:val="24"/>
        </w:rPr>
        <w:t>the LGN</w:t>
      </w:r>
      <w:r w:rsidRPr="009460E3">
        <w:rPr>
          <w:rFonts w:ascii="Arial" w:hAnsi="Arial" w:cs="Arial"/>
          <w:sz w:val="24"/>
          <w:szCs w:val="24"/>
        </w:rPr>
        <w:t xml:space="preserve"> and the SC</w:t>
      </w:r>
      <w:r w:rsidR="001B5D0B" w:rsidRPr="009460E3">
        <w:rPr>
          <w:rFonts w:ascii="Arial" w:hAnsi="Arial" w:cs="Arial"/>
          <w:sz w:val="24"/>
          <w:szCs w:val="24"/>
        </w:rPr>
        <w:t>.</w:t>
      </w:r>
    </w:p>
    <w:p w14:paraId="1A4D58FD" w14:textId="3ED801DA" w:rsidR="00CD518B" w:rsidRPr="009460E3" w:rsidRDefault="007129F8" w:rsidP="00FC2250">
      <w:pPr>
        <w:spacing w:line="480" w:lineRule="auto"/>
        <w:rPr>
          <w:rFonts w:ascii="Arial" w:hAnsi="Arial" w:cs="Arial"/>
          <w:sz w:val="24"/>
          <w:szCs w:val="24"/>
        </w:rPr>
      </w:pPr>
      <w:r w:rsidRPr="009460E3">
        <w:rPr>
          <w:rFonts w:ascii="Arial" w:hAnsi="Arial" w:cs="Arial"/>
          <w:sz w:val="24"/>
          <w:szCs w:val="24"/>
        </w:rPr>
        <w:t xml:space="preserve">Most neurons in the tree shrew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were not tuned to direc</w:t>
      </w:r>
      <w:r w:rsidR="00E32D54" w:rsidRPr="009460E3">
        <w:rPr>
          <w:rFonts w:ascii="Arial" w:hAnsi="Arial" w:cs="Arial"/>
          <w:sz w:val="24"/>
          <w:szCs w:val="24"/>
        </w:rPr>
        <w:t xml:space="preserve">tion. </w:t>
      </w:r>
      <w:r w:rsidR="009A3F38" w:rsidRPr="009460E3">
        <w:rPr>
          <w:rFonts w:ascii="Arial" w:hAnsi="Arial" w:cs="Arial"/>
          <w:sz w:val="24"/>
          <w:szCs w:val="24"/>
        </w:rPr>
        <w:t xml:space="preserve">Van </w:t>
      </w:r>
      <w:proofErr w:type="spellStart"/>
      <w:r w:rsidR="009A3F38" w:rsidRPr="009460E3">
        <w:rPr>
          <w:rFonts w:ascii="Arial" w:hAnsi="Arial" w:cs="Arial"/>
          <w:sz w:val="24"/>
          <w:szCs w:val="24"/>
        </w:rPr>
        <w:t>Hooser</w:t>
      </w:r>
      <w:proofErr w:type="spellEnd"/>
      <w:r w:rsidR="009A3F38" w:rsidRPr="009460E3">
        <w:rPr>
          <w:rFonts w:ascii="Arial" w:hAnsi="Arial" w:cs="Arial"/>
          <w:sz w:val="24"/>
          <w:szCs w:val="24"/>
        </w:rPr>
        <w:t xml:space="preserve"> et al reported that only one neuron in their entire sample was tuned to direction using the </w:t>
      </w:r>
      <w:r w:rsidR="00E315FF" w:rsidRPr="009460E3">
        <w:rPr>
          <w:rFonts w:ascii="Arial" w:hAnsi="Arial" w:cs="Arial"/>
          <w:sz w:val="24"/>
          <w:szCs w:val="24"/>
        </w:rPr>
        <w:t>DCV</w:t>
      </w:r>
      <w:r w:rsidR="009A3F38" w:rsidRPr="009460E3">
        <w:rPr>
          <w:rFonts w:ascii="Arial" w:hAnsi="Arial" w:cs="Arial"/>
          <w:sz w:val="24"/>
          <w:szCs w:val="24"/>
        </w:rPr>
        <w:t xml:space="preserve">. Using </w:t>
      </w:r>
      <w:r w:rsidR="00E315FF" w:rsidRPr="009460E3">
        <w:rPr>
          <w:rFonts w:ascii="Arial" w:hAnsi="Arial" w:cs="Arial"/>
          <w:sz w:val="24"/>
          <w:szCs w:val="24"/>
        </w:rPr>
        <w:t>the same measure</w:t>
      </w:r>
      <w:r w:rsidR="009A3F38" w:rsidRPr="009460E3">
        <w:rPr>
          <w:rFonts w:ascii="Arial" w:hAnsi="Arial" w:cs="Arial"/>
          <w:sz w:val="24"/>
          <w:szCs w:val="24"/>
        </w:rPr>
        <w:t xml:space="preserve">, we found that none of our neurons exhibited </w:t>
      </w:r>
      <w:r w:rsidR="009A3F38" w:rsidRPr="009460E3">
        <w:rPr>
          <w:rFonts w:ascii="Arial" w:hAnsi="Arial" w:cs="Arial"/>
          <w:sz w:val="24"/>
          <w:szCs w:val="24"/>
        </w:rPr>
        <w:lastRenderedPageBreak/>
        <w:t xml:space="preserve">direction selectivity. A larger sample may show a small proportion of neurons being tuned for direction using the DCV in the superior </w:t>
      </w:r>
      <w:proofErr w:type="spellStart"/>
      <w:r w:rsidR="009A3F38" w:rsidRPr="009460E3">
        <w:rPr>
          <w:rFonts w:ascii="Arial" w:hAnsi="Arial" w:cs="Arial"/>
          <w:sz w:val="24"/>
          <w:szCs w:val="24"/>
        </w:rPr>
        <w:t>colliculus</w:t>
      </w:r>
      <w:proofErr w:type="spellEnd"/>
      <w:r w:rsidR="009A3F38" w:rsidRPr="009460E3">
        <w:rPr>
          <w:rFonts w:ascii="Arial" w:hAnsi="Arial" w:cs="Arial"/>
          <w:sz w:val="24"/>
          <w:szCs w:val="24"/>
        </w:rPr>
        <w:t xml:space="preserve">. </w:t>
      </w:r>
      <w:r w:rsidR="00404670" w:rsidRPr="009460E3">
        <w:rPr>
          <w:rFonts w:ascii="Arial" w:hAnsi="Arial" w:cs="Arial"/>
          <w:sz w:val="24"/>
          <w:szCs w:val="24"/>
        </w:rPr>
        <w:t xml:space="preserve">In their study, Albano and colleagues reported that a proportion of the elongated receptive field cells were also selective to </w:t>
      </w:r>
      <w:r w:rsidR="00670080" w:rsidRPr="009460E3">
        <w:rPr>
          <w:rFonts w:ascii="Arial" w:hAnsi="Arial" w:cs="Arial"/>
          <w:sz w:val="24"/>
          <w:szCs w:val="24"/>
        </w:rPr>
        <w:t xml:space="preserve">directions and that these cells were found in the </w:t>
      </w:r>
      <w:proofErr w:type="spellStart"/>
      <w:r w:rsidR="00670080" w:rsidRPr="009460E3">
        <w:rPr>
          <w:rFonts w:ascii="Arial" w:hAnsi="Arial" w:cs="Arial"/>
          <w:sz w:val="24"/>
          <w:szCs w:val="24"/>
        </w:rPr>
        <w:t>lSGS</w:t>
      </w:r>
      <w:proofErr w:type="spellEnd"/>
      <w:r w:rsidR="00670080" w:rsidRPr="009460E3">
        <w:rPr>
          <w:rFonts w:ascii="Arial" w:hAnsi="Arial" w:cs="Arial"/>
          <w:sz w:val="24"/>
          <w:szCs w:val="24"/>
        </w:rPr>
        <w:t xml:space="preserve"> and the SO. </w:t>
      </w:r>
      <w:r w:rsidR="00404670" w:rsidRPr="009460E3">
        <w:rPr>
          <w:rFonts w:ascii="Arial" w:hAnsi="Arial" w:cs="Arial"/>
          <w:sz w:val="24"/>
          <w:szCs w:val="24"/>
        </w:rPr>
        <w:t xml:space="preserve">However, the proportion of neurons tuned to direction was not reported. </w:t>
      </w:r>
      <w:r w:rsidR="009A3F38" w:rsidRPr="009460E3">
        <w:rPr>
          <w:rFonts w:ascii="Arial" w:hAnsi="Arial" w:cs="Arial"/>
          <w:sz w:val="24"/>
          <w:szCs w:val="24"/>
        </w:rPr>
        <w:t>Using a less conservative measure</w:t>
      </w:r>
      <w:r w:rsidR="00E315FF" w:rsidRPr="009460E3">
        <w:rPr>
          <w:rFonts w:ascii="Arial" w:hAnsi="Arial" w:cs="Arial"/>
          <w:sz w:val="24"/>
          <w:szCs w:val="24"/>
        </w:rPr>
        <w:t xml:space="preserve"> than the DCV, the DSI</w:t>
      </w:r>
      <w:r w:rsidR="009A3F38" w:rsidRPr="009460E3">
        <w:rPr>
          <w:rFonts w:ascii="Arial" w:hAnsi="Arial" w:cs="Arial"/>
          <w:sz w:val="24"/>
          <w:szCs w:val="24"/>
        </w:rPr>
        <w:t xml:space="preserve">, we found that approximately 20% of the neurons were tuned to direction. </w:t>
      </w:r>
      <w:r w:rsidR="00670080" w:rsidRPr="009460E3">
        <w:rPr>
          <w:rFonts w:ascii="Arial" w:hAnsi="Arial" w:cs="Arial"/>
          <w:sz w:val="24"/>
          <w:szCs w:val="24"/>
        </w:rPr>
        <w:t>Of the</w:t>
      </w:r>
      <w:r w:rsidR="009A3F38" w:rsidRPr="009460E3">
        <w:rPr>
          <w:rFonts w:ascii="Arial" w:hAnsi="Arial" w:cs="Arial"/>
          <w:sz w:val="24"/>
          <w:szCs w:val="24"/>
        </w:rPr>
        <w:t xml:space="preserve"> 5 </w:t>
      </w:r>
      <w:r w:rsidR="00E315FF" w:rsidRPr="009460E3">
        <w:rPr>
          <w:rFonts w:ascii="Arial" w:hAnsi="Arial" w:cs="Arial"/>
          <w:sz w:val="24"/>
          <w:szCs w:val="24"/>
        </w:rPr>
        <w:t xml:space="preserve">direction selective </w:t>
      </w:r>
      <w:r w:rsidR="009A3F38" w:rsidRPr="009460E3">
        <w:rPr>
          <w:rFonts w:ascii="Arial" w:hAnsi="Arial" w:cs="Arial"/>
          <w:sz w:val="24"/>
          <w:szCs w:val="24"/>
        </w:rPr>
        <w:t>neurons,</w:t>
      </w:r>
      <w:r w:rsidR="00670080" w:rsidRPr="009460E3">
        <w:rPr>
          <w:rFonts w:ascii="Arial" w:hAnsi="Arial" w:cs="Arial"/>
          <w:sz w:val="24"/>
          <w:szCs w:val="24"/>
        </w:rPr>
        <w:t xml:space="preserve"> 2 were from the </w:t>
      </w:r>
      <w:proofErr w:type="spellStart"/>
      <w:r w:rsidR="00670080" w:rsidRPr="009460E3">
        <w:rPr>
          <w:rFonts w:ascii="Arial" w:hAnsi="Arial" w:cs="Arial"/>
          <w:sz w:val="24"/>
          <w:szCs w:val="24"/>
        </w:rPr>
        <w:t>uSGS</w:t>
      </w:r>
      <w:proofErr w:type="spellEnd"/>
      <w:r w:rsidR="00670080" w:rsidRPr="009460E3">
        <w:rPr>
          <w:rFonts w:ascii="Arial" w:hAnsi="Arial" w:cs="Arial"/>
          <w:sz w:val="24"/>
          <w:szCs w:val="24"/>
        </w:rPr>
        <w:t xml:space="preserve"> (13% of the </w:t>
      </w:r>
      <w:proofErr w:type="spellStart"/>
      <w:r w:rsidR="00670080" w:rsidRPr="009460E3">
        <w:rPr>
          <w:rFonts w:ascii="Arial" w:hAnsi="Arial" w:cs="Arial"/>
          <w:sz w:val="24"/>
          <w:szCs w:val="24"/>
        </w:rPr>
        <w:t>uSGS</w:t>
      </w:r>
      <w:proofErr w:type="spellEnd"/>
      <w:r w:rsidR="00670080" w:rsidRPr="009460E3">
        <w:rPr>
          <w:rFonts w:ascii="Arial" w:hAnsi="Arial" w:cs="Arial"/>
          <w:sz w:val="24"/>
          <w:szCs w:val="24"/>
        </w:rPr>
        <w:t xml:space="preserve"> neurons) and 3 were from the </w:t>
      </w:r>
      <w:proofErr w:type="spellStart"/>
      <w:r w:rsidR="00670080" w:rsidRPr="009460E3">
        <w:rPr>
          <w:rFonts w:ascii="Arial" w:hAnsi="Arial" w:cs="Arial"/>
          <w:sz w:val="24"/>
          <w:szCs w:val="24"/>
        </w:rPr>
        <w:t>lSGS</w:t>
      </w:r>
      <w:proofErr w:type="spellEnd"/>
      <w:r w:rsidR="00670080" w:rsidRPr="009460E3">
        <w:rPr>
          <w:rFonts w:ascii="Arial" w:hAnsi="Arial" w:cs="Arial"/>
          <w:sz w:val="24"/>
          <w:szCs w:val="24"/>
        </w:rPr>
        <w:t xml:space="preserve"> (50% of the </w:t>
      </w:r>
      <w:proofErr w:type="spellStart"/>
      <w:r w:rsidR="00670080" w:rsidRPr="009460E3">
        <w:rPr>
          <w:rFonts w:ascii="Arial" w:hAnsi="Arial" w:cs="Arial"/>
          <w:sz w:val="24"/>
          <w:szCs w:val="24"/>
        </w:rPr>
        <w:t>lSGS</w:t>
      </w:r>
      <w:proofErr w:type="spellEnd"/>
      <w:r w:rsidR="00670080" w:rsidRPr="009460E3">
        <w:rPr>
          <w:rFonts w:ascii="Arial" w:hAnsi="Arial" w:cs="Arial"/>
          <w:sz w:val="24"/>
          <w:szCs w:val="24"/>
        </w:rPr>
        <w:t xml:space="preserve"> </w:t>
      </w:r>
      <w:proofErr w:type="spellStart"/>
      <w:r w:rsidR="00670080" w:rsidRPr="009460E3">
        <w:rPr>
          <w:rFonts w:ascii="Arial" w:hAnsi="Arial" w:cs="Arial"/>
          <w:sz w:val="24"/>
          <w:szCs w:val="24"/>
        </w:rPr>
        <w:t>neuons</w:t>
      </w:r>
      <w:proofErr w:type="spellEnd"/>
      <w:r w:rsidR="00670080" w:rsidRPr="009460E3">
        <w:rPr>
          <w:rFonts w:ascii="Arial" w:hAnsi="Arial" w:cs="Arial"/>
          <w:sz w:val="24"/>
          <w:szCs w:val="24"/>
        </w:rPr>
        <w:t>)</w:t>
      </w:r>
      <w:r w:rsidR="00431311" w:rsidRPr="009460E3">
        <w:rPr>
          <w:rFonts w:ascii="Arial" w:hAnsi="Arial" w:cs="Arial"/>
          <w:sz w:val="24"/>
          <w:szCs w:val="24"/>
        </w:rPr>
        <w:t xml:space="preserve"> suggesting that direction selective neurons were sparse</w:t>
      </w:r>
      <w:r w:rsidR="00E315FF" w:rsidRPr="009460E3">
        <w:rPr>
          <w:rFonts w:ascii="Arial" w:hAnsi="Arial" w:cs="Arial"/>
          <w:sz w:val="24"/>
          <w:szCs w:val="24"/>
        </w:rPr>
        <w:t>r</w:t>
      </w:r>
      <w:r w:rsidR="00431311" w:rsidRPr="009460E3">
        <w:rPr>
          <w:rFonts w:ascii="Arial" w:hAnsi="Arial" w:cs="Arial"/>
          <w:sz w:val="24"/>
          <w:szCs w:val="24"/>
        </w:rPr>
        <w:t xml:space="preserve"> in the </w:t>
      </w:r>
      <w:proofErr w:type="spellStart"/>
      <w:r w:rsidR="00431311" w:rsidRPr="009460E3">
        <w:rPr>
          <w:rFonts w:ascii="Arial" w:hAnsi="Arial" w:cs="Arial"/>
          <w:sz w:val="24"/>
          <w:szCs w:val="24"/>
        </w:rPr>
        <w:t>uSGS</w:t>
      </w:r>
      <w:proofErr w:type="spellEnd"/>
      <w:r w:rsidR="00431311" w:rsidRPr="009460E3">
        <w:rPr>
          <w:rFonts w:ascii="Arial" w:hAnsi="Arial" w:cs="Arial"/>
          <w:sz w:val="24"/>
          <w:szCs w:val="24"/>
        </w:rPr>
        <w:t xml:space="preserve"> </w:t>
      </w:r>
      <w:r w:rsidR="00E315FF" w:rsidRPr="009460E3">
        <w:rPr>
          <w:rFonts w:ascii="Arial" w:hAnsi="Arial" w:cs="Arial"/>
          <w:sz w:val="24"/>
          <w:szCs w:val="24"/>
        </w:rPr>
        <w:t xml:space="preserve">when compared to the </w:t>
      </w:r>
      <w:proofErr w:type="spellStart"/>
      <w:r w:rsidR="00431311" w:rsidRPr="009460E3">
        <w:rPr>
          <w:rFonts w:ascii="Arial" w:hAnsi="Arial" w:cs="Arial"/>
          <w:sz w:val="24"/>
          <w:szCs w:val="24"/>
        </w:rPr>
        <w:t>lSGS</w:t>
      </w:r>
      <w:proofErr w:type="spellEnd"/>
      <w:r w:rsidR="00670080" w:rsidRPr="009460E3">
        <w:rPr>
          <w:rFonts w:ascii="Arial" w:hAnsi="Arial" w:cs="Arial"/>
          <w:sz w:val="24"/>
          <w:szCs w:val="24"/>
        </w:rPr>
        <w:t>.</w:t>
      </w:r>
    </w:p>
    <w:p w14:paraId="0BC4678D" w14:textId="5B38E5AA" w:rsidR="00F941AE" w:rsidRPr="009460E3" w:rsidRDefault="000E47F8" w:rsidP="00FC2250">
      <w:pPr>
        <w:spacing w:line="480" w:lineRule="auto"/>
        <w:rPr>
          <w:rFonts w:ascii="Arial" w:hAnsi="Arial" w:cs="Arial"/>
          <w:sz w:val="24"/>
          <w:szCs w:val="24"/>
        </w:rPr>
      </w:pPr>
      <w:r w:rsidRPr="009460E3">
        <w:rPr>
          <w:rFonts w:ascii="Arial" w:hAnsi="Arial" w:cs="Arial"/>
          <w:sz w:val="24"/>
          <w:szCs w:val="24"/>
        </w:rPr>
        <w:t>In their study, Albano et al., (1978</w:t>
      </w:r>
      <w:r w:rsidR="004841D4" w:rsidRPr="009460E3">
        <w:rPr>
          <w:rFonts w:ascii="Arial" w:hAnsi="Arial" w:cs="Arial"/>
          <w:sz w:val="24"/>
          <w:szCs w:val="24"/>
        </w:rPr>
        <w:t xml:space="preserve">) proposed that the </w:t>
      </w:r>
      <w:proofErr w:type="spellStart"/>
      <w:r w:rsidR="004841D4" w:rsidRPr="009460E3">
        <w:rPr>
          <w:rFonts w:ascii="Arial" w:hAnsi="Arial" w:cs="Arial"/>
          <w:sz w:val="24"/>
          <w:szCs w:val="24"/>
        </w:rPr>
        <w:t>uSGS</w:t>
      </w:r>
      <w:proofErr w:type="spellEnd"/>
      <w:r w:rsidR="004841D4" w:rsidRPr="009460E3">
        <w:rPr>
          <w:rFonts w:ascii="Arial" w:hAnsi="Arial" w:cs="Arial"/>
          <w:sz w:val="24"/>
          <w:szCs w:val="24"/>
        </w:rPr>
        <w:t xml:space="preserve"> and the </w:t>
      </w:r>
      <w:proofErr w:type="spellStart"/>
      <w:r w:rsidR="004841D4" w:rsidRPr="009460E3">
        <w:rPr>
          <w:rFonts w:ascii="Arial" w:hAnsi="Arial" w:cs="Arial"/>
          <w:sz w:val="24"/>
          <w:szCs w:val="24"/>
        </w:rPr>
        <w:t>lSGS</w:t>
      </w:r>
      <w:proofErr w:type="spellEnd"/>
      <w:r w:rsidR="004841D4" w:rsidRPr="009460E3">
        <w:rPr>
          <w:rFonts w:ascii="Arial" w:hAnsi="Arial" w:cs="Arial"/>
          <w:sz w:val="24"/>
          <w:szCs w:val="24"/>
        </w:rPr>
        <w:t xml:space="preserve"> could play different functional roles. They found that the </w:t>
      </w:r>
      <w:proofErr w:type="spellStart"/>
      <w:r w:rsidR="004841D4" w:rsidRPr="009460E3">
        <w:rPr>
          <w:rFonts w:ascii="Arial" w:hAnsi="Arial" w:cs="Arial"/>
          <w:sz w:val="24"/>
          <w:szCs w:val="24"/>
        </w:rPr>
        <w:t>uSGS</w:t>
      </w:r>
      <w:proofErr w:type="spellEnd"/>
      <w:r w:rsidR="004841D4" w:rsidRPr="009460E3">
        <w:rPr>
          <w:rFonts w:ascii="Arial" w:hAnsi="Arial" w:cs="Arial"/>
          <w:sz w:val="24"/>
          <w:szCs w:val="24"/>
        </w:rPr>
        <w:t xml:space="preserve"> neurons were composed of </w:t>
      </w:r>
      <w:r w:rsidR="00E315FF" w:rsidRPr="009460E3">
        <w:rPr>
          <w:rFonts w:ascii="Arial" w:hAnsi="Arial" w:cs="Arial"/>
          <w:sz w:val="24"/>
          <w:szCs w:val="24"/>
        </w:rPr>
        <w:t>only one type of neuron</w:t>
      </w:r>
      <w:r w:rsidR="004841D4" w:rsidRPr="009460E3">
        <w:rPr>
          <w:rFonts w:ascii="Arial" w:hAnsi="Arial" w:cs="Arial"/>
          <w:sz w:val="24"/>
          <w:szCs w:val="24"/>
        </w:rPr>
        <w:t xml:space="preserve"> (the stationary –responsive type) while the </w:t>
      </w:r>
      <w:proofErr w:type="spellStart"/>
      <w:r w:rsidR="004841D4" w:rsidRPr="009460E3">
        <w:rPr>
          <w:rFonts w:ascii="Arial" w:hAnsi="Arial" w:cs="Arial"/>
          <w:sz w:val="24"/>
          <w:szCs w:val="24"/>
        </w:rPr>
        <w:t>lSGS</w:t>
      </w:r>
      <w:proofErr w:type="spellEnd"/>
      <w:r w:rsidR="004841D4" w:rsidRPr="009460E3">
        <w:rPr>
          <w:rFonts w:ascii="Arial" w:hAnsi="Arial" w:cs="Arial"/>
          <w:sz w:val="24"/>
          <w:szCs w:val="24"/>
        </w:rPr>
        <w:t xml:space="preserve"> consisted of a combination of different type of neurons. This claim </w:t>
      </w:r>
      <w:r w:rsidR="00E315FF" w:rsidRPr="009460E3">
        <w:rPr>
          <w:rFonts w:ascii="Arial" w:hAnsi="Arial" w:cs="Arial"/>
          <w:sz w:val="24"/>
          <w:szCs w:val="24"/>
        </w:rPr>
        <w:t>was</w:t>
      </w:r>
      <w:r w:rsidR="00235BCD" w:rsidRPr="009460E3">
        <w:rPr>
          <w:rFonts w:ascii="Arial" w:hAnsi="Arial" w:cs="Arial"/>
          <w:sz w:val="24"/>
          <w:szCs w:val="24"/>
        </w:rPr>
        <w:t xml:space="preserve"> supported by</w:t>
      </w:r>
      <w:r w:rsidR="004841D4" w:rsidRPr="009460E3">
        <w:rPr>
          <w:rFonts w:ascii="Arial" w:hAnsi="Arial" w:cs="Arial"/>
          <w:sz w:val="24"/>
          <w:szCs w:val="24"/>
        </w:rPr>
        <w:t xml:space="preserve"> anatomical </w:t>
      </w:r>
      <w:r w:rsidR="00E315FF" w:rsidRPr="009460E3">
        <w:rPr>
          <w:rFonts w:ascii="Arial" w:hAnsi="Arial" w:cs="Arial"/>
          <w:sz w:val="24"/>
          <w:szCs w:val="24"/>
        </w:rPr>
        <w:t xml:space="preserve">and </w:t>
      </w:r>
      <w:proofErr w:type="spellStart"/>
      <w:r w:rsidR="00E315FF" w:rsidRPr="009460E3">
        <w:rPr>
          <w:rFonts w:ascii="Arial" w:hAnsi="Arial" w:cs="Arial"/>
          <w:sz w:val="24"/>
          <w:szCs w:val="24"/>
        </w:rPr>
        <w:t>morpjological</w:t>
      </w:r>
      <w:proofErr w:type="spellEnd"/>
      <w:r w:rsidR="00E315FF" w:rsidRPr="009460E3">
        <w:rPr>
          <w:rFonts w:ascii="Arial" w:hAnsi="Arial" w:cs="Arial"/>
          <w:sz w:val="24"/>
          <w:szCs w:val="24"/>
        </w:rPr>
        <w:t xml:space="preserve"> </w:t>
      </w:r>
      <w:r w:rsidR="004841D4" w:rsidRPr="009460E3">
        <w:rPr>
          <w:rFonts w:ascii="Arial" w:hAnsi="Arial" w:cs="Arial"/>
          <w:sz w:val="24"/>
          <w:szCs w:val="24"/>
        </w:rPr>
        <w:t>evidence</w:t>
      </w:r>
      <w:r w:rsidR="00E315FF" w:rsidRPr="009460E3">
        <w:rPr>
          <w:rFonts w:ascii="Arial" w:hAnsi="Arial" w:cs="Arial"/>
          <w:sz w:val="24"/>
          <w:szCs w:val="24"/>
        </w:rPr>
        <w:t xml:space="preserve">; namely, </w:t>
      </w:r>
      <w:proofErr w:type="spellStart"/>
      <w:r w:rsidR="00E315FF" w:rsidRPr="009460E3">
        <w:rPr>
          <w:rFonts w:ascii="Arial" w:hAnsi="Arial" w:cs="Arial"/>
          <w:sz w:val="24"/>
          <w:szCs w:val="24"/>
        </w:rPr>
        <w:t>uSGS</w:t>
      </w:r>
      <w:proofErr w:type="spellEnd"/>
      <w:r w:rsidR="00E315FF" w:rsidRPr="009460E3">
        <w:rPr>
          <w:rFonts w:ascii="Arial" w:hAnsi="Arial" w:cs="Arial"/>
          <w:sz w:val="24"/>
          <w:szCs w:val="24"/>
        </w:rPr>
        <w:t xml:space="preserve"> neurons were generally smaller (5-8 </w:t>
      </w:r>
      <w:proofErr w:type="spellStart"/>
      <w:r w:rsidR="00E315FF" w:rsidRPr="009460E3">
        <w:rPr>
          <w:rFonts w:ascii="Arial" w:hAnsi="Arial" w:cs="Arial"/>
          <w:sz w:val="24"/>
          <w:szCs w:val="24"/>
        </w:rPr>
        <w:t>μm</w:t>
      </w:r>
      <w:proofErr w:type="spellEnd"/>
      <w:r w:rsidR="00E315FF" w:rsidRPr="009460E3">
        <w:rPr>
          <w:rFonts w:ascii="Arial" w:hAnsi="Arial" w:cs="Arial"/>
          <w:sz w:val="24"/>
          <w:szCs w:val="24"/>
        </w:rPr>
        <w:t>) and received predominantly retinal inputs</w:t>
      </w:r>
      <w:r w:rsidR="004841D4" w:rsidRPr="009460E3">
        <w:rPr>
          <w:rFonts w:ascii="Arial" w:hAnsi="Arial" w:cs="Arial"/>
          <w:sz w:val="24"/>
          <w:szCs w:val="24"/>
        </w:rPr>
        <w:t xml:space="preserve"> </w:t>
      </w:r>
      <w:proofErr w:type="spellStart"/>
      <w:r w:rsidR="00235BCD" w:rsidRPr="009460E3">
        <w:rPr>
          <w:rFonts w:ascii="Arial" w:hAnsi="Arial" w:cs="Arial"/>
          <w:sz w:val="24"/>
          <w:szCs w:val="24"/>
        </w:rPr>
        <w:t>lSGS</w:t>
      </w:r>
      <w:proofErr w:type="spellEnd"/>
      <w:r w:rsidR="00235BCD" w:rsidRPr="009460E3">
        <w:rPr>
          <w:rFonts w:ascii="Arial" w:hAnsi="Arial" w:cs="Arial"/>
          <w:sz w:val="24"/>
          <w:szCs w:val="24"/>
        </w:rPr>
        <w:t xml:space="preserve"> neurons</w:t>
      </w:r>
      <w:r w:rsidR="00E315FF" w:rsidRPr="009460E3">
        <w:rPr>
          <w:rFonts w:ascii="Arial" w:hAnsi="Arial" w:cs="Arial"/>
          <w:sz w:val="24"/>
          <w:szCs w:val="24"/>
        </w:rPr>
        <w:t xml:space="preserve"> were larger (8-12 </w:t>
      </w:r>
      <w:proofErr w:type="spellStart"/>
      <w:r w:rsidR="00E315FF" w:rsidRPr="009460E3">
        <w:rPr>
          <w:rFonts w:ascii="Arial" w:hAnsi="Arial" w:cs="Arial"/>
          <w:sz w:val="24"/>
          <w:szCs w:val="24"/>
        </w:rPr>
        <w:t>μm</w:t>
      </w:r>
      <w:proofErr w:type="spellEnd"/>
      <w:r w:rsidR="00E315FF" w:rsidRPr="009460E3">
        <w:rPr>
          <w:rFonts w:ascii="Arial" w:hAnsi="Arial" w:cs="Arial"/>
          <w:sz w:val="24"/>
          <w:szCs w:val="24"/>
        </w:rPr>
        <w:t>) and received inputs from both the retina and the cortex (</w:t>
      </w:r>
      <w:proofErr w:type="spellStart"/>
      <w:r w:rsidR="00E315FF" w:rsidRPr="009460E3">
        <w:rPr>
          <w:rFonts w:ascii="Arial" w:hAnsi="Arial" w:cs="Arial"/>
          <w:sz w:val="24"/>
          <w:szCs w:val="24"/>
        </w:rPr>
        <w:t>Abplanalp</w:t>
      </w:r>
      <w:proofErr w:type="spellEnd"/>
      <w:r w:rsidR="00E315FF" w:rsidRPr="009460E3">
        <w:rPr>
          <w:rFonts w:ascii="Arial" w:hAnsi="Arial" w:cs="Arial"/>
          <w:sz w:val="24"/>
          <w:szCs w:val="24"/>
        </w:rPr>
        <w:t xml:space="preserve">, 1971). A later study however showed that the retinal inputs dominated the SGS of the tree shrews with the </w:t>
      </w:r>
      <w:proofErr w:type="spellStart"/>
      <w:r w:rsidR="00E315FF" w:rsidRPr="009460E3">
        <w:rPr>
          <w:rFonts w:ascii="Arial" w:hAnsi="Arial" w:cs="Arial"/>
          <w:sz w:val="24"/>
          <w:szCs w:val="24"/>
        </w:rPr>
        <w:t>uSGS</w:t>
      </w:r>
      <w:proofErr w:type="spellEnd"/>
      <w:r w:rsidR="00E315FF" w:rsidRPr="009460E3">
        <w:rPr>
          <w:rFonts w:ascii="Arial" w:hAnsi="Arial" w:cs="Arial"/>
          <w:sz w:val="24"/>
          <w:szCs w:val="24"/>
        </w:rPr>
        <w:t xml:space="preserve"> receiving lesser cortical inputs than the lower SGS. </w:t>
      </w:r>
      <w:proofErr w:type="gramStart"/>
      <w:r w:rsidR="00235BCD" w:rsidRPr="009460E3">
        <w:rPr>
          <w:rFonts w:ascii="Arial" w:hAnsi="Arial" w:cs="Arial"/>
          <w:sz w:val="24"/>
          <w:szCs w:val="24"/>
        </w:rPr>
        <w:t xml:space="preserve">(Graham &amp; </w:t>
      </w:r>
      <w:proofErr w:type="spellStart"/>
      <w:r w:rsidR="00235BCD" w:rsidRPr="009460E3">
        <w:rPr>
          <w:rFonts w:ascii="Arial" w:hAnsi="Arial" w:cs="Arial"/>
          <w:sz w:val="24"/>
          <w:szCs w:val="24"/>
        </w:rPr>
        <w:t>Casagrande</w:t>
      </w:r>
      <w:proofErr w:type="spellEnd"/>
      <w:r w:rsidR="00235BCD" w:rsidRPr="009460E3">
        <w:rPr>
          <w:rFonts w:ascii="Arial" w:hAnsi="Arial" w:cs="Arial"/>
          <w:sz w:val="24"/>
          <w:szCs w:val="24"/>
        </w:rPr>
        <w:t>, 1980</w:t>
      </w:r>
      <w:r w:rsidR="004841D4" w:rsidRPr="009460E3">
        <w:rPr>
          <w:rFonts w:ascii="Arial" w:hAnsi="Arial" w:cs="Arial"/>
          <w:sz w:val="24"/>
          <w:szCs w:val="24"/>
        </w:rPr>
        <w:t>).</w:t>
      </w:r>
      <w:proofErr w:type="gramEnd"/>
      <w:r w:rsidR="004841D4" w:rsidRPr="009460E3">
        <w:rPr>
          <w:rFonts w:ascii="Arial" w:hAnsi="Arial" w:cs="Arial"/>
          <w:sz w:val="24"/>
          <w:szCs w:val="24"/>
        </w:rPr>
        <w:t xml:space="preserve"> We found that the </w:t>
      </w:r>
      <w:proofErr w:type="spellStart"/>
      <w:r w:rsidR="004841D4" w:rsidRPr="009460E3">
        <w:rPr>
          <w:rFonts w:ascii="Arial" w:hAnsi="Arial" w:cs="Arial"/>
          <w:sz w:val="24"/>
          <w:szCs w:val="24"/>
        </w:rPr>
        <w:t>uSGS</w:t>
      </w:r>
      <w:proofErr w:type="spellEnd"/>
      <w:r w:rsidR="004841D4" w:rsidRPr="009460E3">
        <w:rPr>
          <w:rFonts w:ascii="Arial" w:hAnsi="Arial" w:cs="Arial"/>
          <w:sz w:val="24"/>
          <w:szCs w:val="24"/>
        </w:rPr>
        <w:t xml:space="preserve"> contained the sharpest tuned neurons in our sample and </w:t>
      </w:r>
      <w:r w:rsidR="00EB55FF" w:rsidRPr="009460E3">
        <w:rPr>
          <w:rFonts w:ascii="Arial" w:hAnsi="Arial" w:cs="Arial"/>
          <w:sz w:val="24"/>
          <w:szCs w:val="24"/>
        </w:rPr>
        <w:t xml:space="preserve">a smaller proportion of these neurons were tuned to direction whereas, all the neurons in the </w:t>
      </w:r>
      <w:proofErr w:type="spellStart"/>
      <w:r w:rsidR="00EB55FF" w:rsidRPr="009460E3">
        <w:rPr>
          <w:rFonts w:ascii="Arial" w:hAnsi="Arial" w:cs="Arial"/>
          <w:sz w:val="24"/>
          <w:szCs w:val="24"/>
        </w:rPr>
        <w:t>lSGS</w:t>
      </w:r>
      <w:proofErr w:type="spellEnd"/>
      <w:r w:rsidR="00EB55FF" w:rsidRPr="009460E3">
        <w:rPr>
          <w:rFonts w:ascii="Arial" w:hAnsi="Arial" w:cs="Arial"/>
          <w:sz w:val="24"/>
          <w:szCs w:val="24"/>
        </w:rPr>
        <w:t xml:space="preserve"> were broadly tuned to or</w:t>
      </w:r>
      <w:r w:rsidR="00235BCD" w:rsidRPr="009460E3">
        <w:rPr>
          <w:rFonts w:ascii="Arial" w:hAnsi="Arial" w:cs="Arial"/>
          <w:sz w:val="24"/>
          <w:szCs w:val="24"/>
        </w:rPr>
        <w:t>ientation and a higher proportion of neurons were tuned to</w:t>
      </w:r>
      <w:r w:rsidR="00D6720C" w:rsidRPr="009460E3">
        <w:rPr>
          <w:rFonts w:ascii="Arial" w:hAnsi="Arial" w:cs="Arial"/>
          <w:sz w:val="24"/>
          <w:szCs w:val="24"/>
        </w:rPr>
        <w:t xml:space="preserve"> direction. When compared to Albano et al., we found more diverse response </w:t>
      </w:r>
      <w:r w:rsidR="00D6720C" w:rsidRPr="009460E3">
        <w:rPr>
          <w:rFonts w:ascii="Arial" w:hAnsi="Arial" w:cs="Arial"/>
          <w:sz w:val="24"/>
          <w:szCs w:val="24"/>
        </w:rPr>
        <w:lastRenderedPageBreak/>
        <w:t xml:space="preserve">properties in the </w:t>
      </w:r>
      <w:proofErr w:type="spellStart"/>
      <w:r w:rsidR="00D6720C" w:rsidRPr="009460E3">
        <w:rPr>
          <w:rFonts w:ascii="Arial" w:hAnsi="Arial" w:cs="Arial"/>
          <w:sz w:val="24"/>
          <w:szCs w:val="24"/>
        </w:rPr>
        <w:t>uSGS</w:t>
      </w:r>
      <w:proofErr w:type="spellEnd"/>
      <w:r w:rsidR="00D6720C" w:rsidRPr="009460E3">
        <w:rPr>
          <w:rFonts w:ascii="Arial" w:hAnsi="Arial" w:cs="Arial"/>
          <w:sz w:val="24"/>
          <w:szCs w:val="24"/>
        </w:rPr>
        <w:t xml:space="preserve"> rather than the </w:t>
      </w:r>
      <w:proofErr w:type="spellStart"/>
      <w:r w:rsidR="00D6720C" w:rsidRPr="009460E3">
        <w:rPr>
          <w:rFonts w:ascii="Arial" w:hAnsi="Arial" w:cs="Arial"/>
          <w:sz w:val="24"/>
          <w:szCs w:val="24"/>
        </w:rPr>
        <w:t>lSGS</w:t>
      </w:r>
      <w:proofErr w:type="spellEnd"/>
      <w:r w:rsidR="00D6720C" w:rsidRPr="009460E3">
        <w:rPr>
          <w:rFonts w:ascii="Arial" w:hAnsi="Arial" w:cs="Arial"/>
          <w:sz w:val="24"/>
          <w:szCs w:val="24"/>
        </w:rPr>
        <w:t xml:space="preserve"> (e</w:t>
      </w:r>
      <w:r w:rsidR="005D4A92" w:rsidRPr="009460E3">
        <w:rPr>
          <w:rFonts w:ascii="Arial" w:hAnsi="Arial" w:cs="Arial"/>
          <w:sz w:val="24"/>
          <w:szCs w:val="24"/>
        </w:rPr>
        <w:t>.</w:t>
      </w:r>
      <w:r w:rsidR="00D6720C" w:rsidRPr="009460E3">
        <w:rPr>
          <w:rFonts w:ascii="Arial" w:hAnsi="Arial" w:cs="Arial"/>
          <w:sz w:val="24"/>
          <w:szCs w:val="24"/>
        </w:rPr>
        <w:t>g</w:t>
      </w:r>
      <w:r w:rsidR="005D4A92" w:rsidRPr="009460E3">
        <w:rPr>
          <w:rFonts w:ascii="Arial" w:hAnsi="Arial" w:cs="Arial"/>
          <w:sz w:val="24"/>
          <w:szCs w:val="24"/>
        </w:rPr>
        <w:t>.</w:t>
      </w:r>
      <w:r w:rsidR="00D6720C" w:rsidRPr="009460E3">
        <w:rPr>
          <w:rFonts w:ascii="Arial" w:hAnsi="Arial" w:cs="Arial"/>
          <w:sz w:val="24"/>
          <w:szCs w:val="24"/>
        </w:rPr>
        <w:t xml:space="preserve">: see figure 6). However, our sample size was small (15 </w:t>
      </w:r>
      <w:proofErr w:type="spellStart"/>
      <w:r w:rsidR="00D6720C" w:rsidRPr="009460E3">
        <w:rPr>
          <w:rFonts w:ascii="Arial" w:hAnsi="Arial" w:cs="Arial"/>
          <w:sz w:val="24"/>
          <w:szCs w:val="24"/>
        </w:rPr>
        <w:t>uSGS</w:t>
      </w:r>
      <w:proofErr w:type="spellEnd"/>
      <w:r w:rsidR="00D6720C" w:rsidRPr="009460E3">
        <w:rPr>
          <w:rFonts w:ascii="Arial" w:hAnsi="Arial" w:cs="Arial"/>
          <w:sz w:val="24"/>
          <w:szCs w:val="24"/>
        </w:rPr>
        <w:t xml:space="preserve"> and 6 </w:t>
      </w:r>
      <w:proofErr w:type="spellStart"/>
      <w:r w:rsidR="00D6720C" w:rsidRPr="009460E3">
        <w:rPr>
          <w:rFonts w:ascii="Arial" w:hAnsi="Arial" w:cs="Arial"/>
          <w:sz w:val="24"/>
          <w:szCs w:val="24"/>
        </w:rPr>
        <w:t>uSGS</w:t>
      </w:r>
      <w:proofErr w:type="spellEnd"/>
      <w:r w:rsidR="00D6720C" w:rsidRPr="009460E3">
        <w:rPr>
          <w:rFonts w:ascii="Arial" w:hAnsi="Arial" w:cs="Arial"/>
          <w:sz w:val="24"/>
          <w:szCs w:val="24"/>
        </w:rPr>
        <w:t xml:space="preserve"> neurons) and any differences we found could be due to sampling differences.</w:t>
      </w:r>
    </w:p>
    <w:p w14:paraId="4F0957EA" w14:textId="0475C950" w:rsidR="000C3F57" w:rsidRPr="009460E3" w:rsidRDefault="00664C40" w:rsidP="00440C48">
      <w:pPr>
        <w:spacing w:line="480" w:lineRule="auto"/>
        <w:rPr>
          <w:rFonts w:ascii="Arial" w:hAnsi="Arial" w:cs="Arial"/>
          <w:sz w:val="24"/>
          <w:szCs w:val="24"/>
        </w:rPr>
      </w:pPr>
      <w:r w:rsidRPr="009460E3">
        <w:rPr>
          <w:rFonts w:ascii="Arial" w:hAnsi="Arial" w:cs="Arial"/>
          <w:sz w:val="24"/>
          <w:szCs w:val="24"/>
        </w:rPr>
        <w:t xml:space="preserve">In this study we found that neurons in the superior </w:t>
      </w:r>
      <w:proofErr w:type="spellStart"/>
      <w:r w:rsidRPr="009460E3">
        <w:rPr>
          <w:rFonts w:ascii="Arial" w:hAnsi="Arial" w:cs="Arial"/>
          <w:sz w:val="24"/>
          <w:szCs w:val="24"/>
        </w:rPr>
        <w:t>colliculus</w:t>
      </w:r>
      <w:proofErr w:type="spellEnd"/>
      <w:r w:rsidRPr="009460E3">
        <w:rPr>
          <w:rFonts w:ascii="Arial" w:hAnsi="Arial" w:cs="Arial"/>
          <w:sz w:val="24"/>
          <w:szCs w:val="24"/>
        </w:rPr>
        <w:t xml:space="preserve"> were tuned to orientation at higher frequencies. Most neurons were low pass tuned to spatial frequency and at the peak spatial frequency, a similar proportion of neurons were biased for orientation in the LGN as well as the SC. </w:t>
      </w:r>
      <w:r w:rsidR="008F0CDE" w:rsidRPr="009460E3">
        <w:rPr>
          <w:rFonts w:ascii="Arial" w:hAnsi="Arial" w:cs="Arial"/>
          <w:sz w:val="24"/>
          <w:szCs w:val="24"/>
        </w:rPr>
        <w:t xml:space="preserve">In the SC, neurons were sharply tuned to orientation at higher spatial frequencies. This result is consistent with that observed in the retina and the LGN of cats and macaques. Layer 4 neurons of the tree shrews, which resemble LGN neurons (Van </w:t>
      </w:r>
      <w:proofErr w:type="spellStart"/>
      <w:r w:rsidR="008F0CDE" w:rsidRPr="009460E3">
        <w:rPr>
          <w:rFonts w:ascii="Arial" w:hAnsi="Arial" w:cs="Arial"/>
          <w:sz w:val="24"/>
          <w:szCs w:val="24"/>
        </w:rPr>
        <w:t>Hooser</w:t>
      </w:r>
      <w:proofErr w:type="spellEnd"/>
      <w:r w:rsidR="008F0CDE" w:rsidRPr="009460E3">
        <w:rPr>
          <w:rFonts w:ascii="Arial" w:hAnsi="Arial" w:cs="Arial"/>
          <w:sz w:val="24"/>
          <w:szCs w:val="24"/>
        </w:rPr>
        <w:t xml:space="preserve"> et al., 2013), also respond similarly at higher spatial frequencies</w:t>
      </w:r>
      <w:r w:rsidR="00440C48" w:rsidRPr="009460E3">
        <w:rPr>
          <w:rFonts w:ascii="Arial" w:hAnsi="Arial" w:cs="Arial"/>
          <w:sz w:val="24"/>
          <w:szCs w:val="24"/>
        </w:rPr>
        <w:t xml:space="preserve"> (See Tree Shrew Chapter)</w:t>
      </w:r>
      <w:r w:rsidR="008F0CDE" w:rsidRPr="009460E3">
        <w:rPr>
          <w:rFonts w:ascii="Arial" w:hAnsi="Arial" w:cs="Arial"/>
          <w:sz w:val="24"/>
          <w:szCs w:val="24"/>
        </w:rPr>
        <w:t>. This similarity in</w:t>
      </w:r>
      <w:r w:rsidR="00FF1D01" w:rsidRPr="009460E3">
        <w:rPr>
          <w:rFonts w:ascii="Arial" w:hAnsi="Arial" w:cs="Arial"/>
          <w:sz w:val="24"/>
          <w:szCs w:val="24"/>
        </w:rPr>
        <w:t xml:space="preserve"> subcortical</w:t>
      </w:r>
      <w:r w:rsidR="008F0CDE" w:rsidRPr="009460E3">
        <w:rPr>
          <w:rFonts w:ascii="Arial" w:hAnsi="Arial" w:cs="Arial"/>
          <w:sz w:val="24"/>
          <w:szCs w:val="24"/>
        </w:rPr>
        <w:t xml:space="preserve"> orientation response </w:t>
      </w:r>
      <w:r w:rsidR="00440C48" w:rsidRPr="009460E3">
        <w:rPr>
          <w:rFonts w:ascii="Arial" w:hAnsi="Arial" w:cs="Arial"/>
          <w:sz w:val="24"/>
          <w:szCs w:val="24"/>
        </w:rPr>
        <w:t xml:space="preserve">across both the </w:t>
      </w:r>
      <w:proofErr w:type="spellStart"/>
      <w:r w:rsidR="00440C48" w:rsidRPr="009460E3">
        <w:rPr>
          <w:rFonts w:ascii="Arial" w:hAnsi="Arial" w:cs="Arial"/>
          <w:sz w:val="24"/>
          <w:szCs w:val="24"/>
        </w:rPr>
        <w:t>geniculo</w:t>
      </w:r>
      <w:proofErr w:type="spellEnd"/>
      <w:r w:rsidR="00440C48" w:rsidRPr="009460E3">
        <w:rPr>
          <w:rFonts w:ascii="Arial" w:hAnsi="Arial" w:cs="Arial"/>
          <w:sz w:val="24"/>
          <w:szCs w:val="24"/>
        </w:rPr>
        <w:t xml:space="preserve">-striate system as well as the SC </w:t>
      </w:r>
      <w:r w:rsidR="008F0CDE" w:rsidRPr="009460E3">
        <w:rPr>
          <w:rFonts w:ascii="Arial" w:hAnsi="Arial" w:cs="Arial"/>
          <w:sz w:val="24"/>
          <w:szCs w:val="24"/>
        </w:rPr>
        <w:t xml:space="preserve">indicates that orientation </w:t>
      </w:r>
      <w:r w:rsidR="00440C48" w:rsidRPr="009460E3">
        <w:rPr>
          <w:rFonts w:ascii="Arial" w:hAnsi="Arial" w:cs="Arial"/>
          <w:sz w:val="24"/>
          <w:szCs w:val="24"/>
        </w:rPr>
        <w:t>biases are present in the tree shrew retina</w:t>
      </w:r>
      <w:r w:rsidR="008F0CDE" w:rsidRPr="009460E3">
        <w:rPr>
          <w:rFonts w:ascii="Arial" w:hAnsi="Arial" w:cs="Arial"/>
          <w:sz w:val="24"/>
          <w:szCs w:val="24"/>
        </w:rPr>
        <w:t>. In the tree shrew, sharp orientation tuning observed in the supra-granular layers could be due to the sharpening of orientation biases</w:t>
      </w:r>
      <w:r w:rsidR="00440C48" w:rsidRPr="009460E3">
        <w:rPr>
          <w:rFonts w:ascii="Arial" w:hAnsi="Arial" w:cs="Arial"/>
          <w:sz w:val="24"/>
          <w:szCs w:val="24"/>
        </w:rPr>
        <w:t xml:space="preserve"> by</w:t>
      </w:r>
      <w:r w:rsidR="00AA59CF" w:rsidRPr="009460E3">
        <w:rPr>
          <w:rFonts w:ascii="Arial" w:hAnsi="Arial" w:cs="Arial"/>
          <w:sz w:val="24"/>
          <w:szCs w:val="24"/>
        </w:rPr>
        <w:t xml:space="preserve"> cortical inhibition</w:t>
      </w:r>
      <w:r w:rsidR="00FF1D01" w:rsidRPr="009460E3">
        <w:rPr>
          <w:rFonts w:ascii="Arial" w:hAnsi="Arial" w:cs="Arial"/>
          <w:sz w:val="24"/>
          <w:szCs w:val="24"/>
        </w:rPr>
        <w:t xml:space="preserve"> rather than through Hubel and Wiesel like excitatory convergence as has been proposed (</w:t>
      </w:r>
      <w:proofErr w:type="spellStart"/>
      <w:r w:rsidR="00FF1D01" w:rsidRPr="009460E3">
        <w:rPr>
          <w:rFonts w:ascii="Arial" w:hAnsi="Arial" w:cs="Arial"/>
          <w:sz w:val="24"/>
          <w:szCs w:val="24"/>
        </w:rPr>
        <w:t>Chisum</w:t>
      </w:r>
      <w:proofErr w:type="spellEnd"/>
      <w:r w:rsidR="00FF1D01" w:rsidRPr="009460E3">
        <w:rPr>
          <w:rFonts w:ascii="Arial" w:hAnsi="Arial" w:cs="Arial"/>
          <w:sz w:val="24"/>
          <w:szCs w:val="24"/>
        </w:rPr>
        <w:t xml:space="preserve"> et al., 2003; </w:t>
      </w:r>
      <w:proofErr w:type="spellStart"/>
      <w:r w:rsidR="00FF1D01" w:rsidRPr="009460E3">
        <w:rPr>
          <w:rFonts w:ascii="Arial" w:hAnsi="Arial" w:cs="Arial"/>
          <w:sz w:val="24"/>
          <w:szCs w:val="24"/>
        </w:rPr>
        <w:t>Mooser</w:t>
      </w:r>
      <w:proofErr w:type="spellEnd"/>
      <w:r w:rsidR="00FF1D01" w:rsidRPr="009460E3">
        <w:rPr>
          <w:rFonts w:ascii="Arial" w:hAnsi="Arial" w:cs="Arial"/>
          <w:sz w:val="24"/>
          <w:szCs w:val="24"/>
        </w:rPr>
        <w:t xml:space="preserve"> et al., 2004)</w:t>
      </w:r>
      <w:r w:rsidR="00AA59CF" w:rsidRPr="009460E3">
        <w:rPr>
          <w:rFonts w:ascii="Arial" w:hAnsi="Arial" w:cs="Arial"/>
          <w:sz w:val="24"/>
          <w:szCs w:val="24"/>
        </w:rPr>
        <w:t>.</w:t>
      </w:r>
      <w:r w:rsidR="000C3F57" w:rsidRPr="009460E3">
        <w:rPr>
          <w:rFonts w:ascii="Arial" w:hAnsi="Arial" w:cs="Arial"/>
          <w:sz w:val="24"/>
          <w:szCs w:val="24"/>
        </w:rPr>
        <w:br w:type="page"/>
      </w:r>
    </w:p>
    <w:p w14:paraId="6287E234" w14:textId="26C3598B" w:rsidR="00CC6E7F" w:rsidRDefault="000C3F57" w:rsidP="00CC6E7F">
      <w:pPr>
        <w:spacing w:line="480" w:lineRule="auto"/>
        <w:rPr>
          <w:rFonts w:ascii="Arial" w:hAnsi="Arial" w:cs="Arial"/>
          <w:b/>
          <w:sz w:val="28"/>
          <w:szCs w:val="28"/>
        </w:rPr>
      </w:pPr>
      <w:r w:rsidRPr="009460E3">
        <w:rPr>
          <w:rFonts w:ascii="Arial" w:hAnsi="Arial" w:cs="Arial"/>
          <w:b/>
          <w:sz w:val="28"/>
          <w:szCs w:val="28"/>
        </w:rPr>
        <w:lastRenderedPageBreak/>
        <w:t>References</w:t>
      </w:r>
    </w:p>
    <w:p w14:paraId="58C5F14A" w14:textId="0238990C"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Ahmadlou</w:t>
      </w:r>
      <w:proofErr w:type="spellEnd"/>
      <w:r w:rsidRPr="009460E3">
        <w:rPr>
          <w:rFonts w:ascii="Arial" w:hAnsi="Arial" w:cs="Arial"/>
        </w:rPr>
        <w:t xml:space="preserve">, M., &amp; </w:t>
      </w:r>
      <w:proofErr w:type="spellStart"/>
      <w:r w:rsidRPr="009460E3">
        <w:rPr>
          <w:rFonts w:ascii="Arial" w:hAnsi="Arial" w:cs="Arial"/>
        </w:rPr>
        <w:t>Heimel</w:t>
      </w:r>
      <w:proofErr w:type="spellEnd"/>
      <w:r w:rsidRPr="009460E3">
        <w:rPr>
          <w:rFonts w:ascii="Arial" w:hAnsi="Arial" w:cs="Arial"/>
        </w:rPr>
        <w:t>, J. A. (2015).</w:t>
      </w:r>
      <w:proofErr w:type="gramEnd"/>
      <w:r w:rsidRPr="009460E3">
        <w:rPr>
          <w:rFonts w:ascii="Arial" w:hAnsi="Arial" w:cs="Arial"/>
        </w:rPr>
        <w:t xml:space="preserve"> </w:t>
      </w:r>
      <w:proofErr w:type="gramStart"/>
      <w:r w:rsidRPr="009460E3">
        <w:rPr>
          <w:rFonts w:ascii="Arial" w:hAnsi="Arial" w:cs="Arial"/>
        </w:rPr>
        <w:t xml:space="preserve">Preference for concentric orientations in the mouse superior </w:t>
      </w:r>
      <w:proofErr w:type="spellStart"/>
      <w:r w:rsidRPr="009460E3">
        <w:rPr>
          <w:rFonts w:ascii="Arial" w:hAnsi="Arial" w:cs="Arial"/>
        </w:rPr>
        <w:t>colliculus</w:t>
      </w:r>
      <w:proofErr w:type="spellEnd"/>
      <w:r w:rsidRPr="009460E3">
        <w:rPr>
          <w:rFonts w:ascii="Arial" w:hAnsi="Arial" w:cs="Arial"/>
        </w:rPr>
        <w:t>.</w:t>
      </w:r>
      <w:proofErr w:type="gramEnd"/>
      <w:r w:rsidRPr="009460E3">
        <w:rPr>
          <w:rFonts w:ascii="Arial" w:hAnsi="Arial" w:cs="Arial"/>
        </w:rPr>
        <w:t xml:space="preserve"> </w:t>
      </w:r>
      <w:proofErr w:type="gramStart"/>
      <w:r w:rsidRPr="009460E3">
        <w:rPr>
          <w:rFonts w:ascii="Arial" w:hAnsi="Arial" w:cs="Arial"/>
          <w:i/>
          <w:iCs/>
        </w:rPr>
        <w:t>Nature Communications</w:t>
      </w:r>
      <w:r w:rsidRPr="009460E3">
        <w:rPr>
          <w:rFonts w:ascii="Arial" w:hAnsi="Arial" w:cs="Arial"/>
        </w:rPr>
        <w:t xml:space="preserve">, </w:t>
      </w:r>
      <w:r w:rsidRPr="009460E3">
        <w:rPr>
          <w:rFonts w:ascii="Arial" w:hAnsi="Arial" w:cs="Arial"/>
          <w:i/>
          <w:iCs/>
        </w:rPr>
        <w:t>6</w:t>
      </w:r>
      <w:r w:rsidRPr="009460E3">
        <w:rPr>
          <w:rFonts w:ascii="Arial" w:hAnsi="Arial" w:cs="Arial"/>
        </w:rPr>
        <w:t>, 6773.</w:t>
      </w:r>
      <w:proofErr w:type="gramEnd"/>
      <w:r w:rsidRPr="009460E3">
        <w:rPr>
          <w:rFonts w:ascii="Arial" w:hAnsi="Arial" w:cs="Arial"/>
        </w:rPr>
        <w:t xml:space="preserve"> </w:t>
      </w:r>
    </w:p>
    <w:p w14:paraId="3CC6897C"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Albano, J. E., Humphrey, A. L., &amp; </w:t>
      </w:r>
      <w:proofErr w:type="spellStart"/>
      <w:r w:rsidRPr="009460E3">
        <w:rPr>
          <w:rFonts w:ascii="Arial" w:hAnsi="Arial" w:cs="Arial"/>
        </w:rPr>
        <w:t>T.Norton</w:t>
      </w:r>
      <w:proofErr w:type="spellEnd"/>
      <w:r w:rsidRPr="009460E3">
        <w:rPr>
          <w:rFonts w:ascii="Arial" w:hAnsi="Arial" w:cs="Arial"/>
        </w:rPr>
        <w:t xml:space="preserve">, T. (1978). </w:t>
      </w:r>
      <w:proofErr w:type="gramStart"/>
      <w:r w:rsidRPr="009460E3">
        <w:rPr>
          <w:rFonts w:ascii="Arial" w:hAnsi="Arial" w:cs="Arial"/>
        </w:rPr>
        <w:t xml:space="preserve">Laminar Organization of Receptive-Field Properties in Tree Shrew Superior </w:t>
      </w:r>
      <w:proofErr w:type="spellStart"/>
      <w:r w:rsidRPr="009460E3">
        <w:rPr>
          <w:rFonts w:ascii="Arial" w:hAnsi="Arial" w:cs="Arial"/>
        </w:rPr>
        <w:t>Colliculus</w:t>
      </w:r>
      <w:proofErr w:type="spellEnd"/>
      <w:r w:rsidRPr="009460E3">
        <w:rPr>
          <w:rFonts w:ascii="Arial" w:hAnsi="Arial" w:cs="Arial"/>
        </w:rPr>
        <w:t>.</w:t>
      </w:r>
      <w:proofErr w:type="gramEnd"/>
      <w:r w:rsidRPr="009460E3">
        <w:rPr>
          <w:rFonts w:ascii="Arial" w:hAnsi="Arial" w:cs="Arial"/>
        </w:rPr>
        <w:t xml:space="preserve">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(5), 1140–1164.</w:t>
      </w:r>
    </w:p>
    <w:p w14:paraId="27953F94" w14:textId="44262DA0"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Bunt, A. N. N. H., Hendrickson, A. E., Lund, Z. J. S., Lund, R. D., &amp; Fuchs, A. F. (1975). Monkey Retin</w:t>
      </w:r>
      <w:r>
        <w:rPr>
          <w:rFonts w:ascii="Arial" w:hAnsi="Arial" w:cs="Arial"/>
        </w:rPr>
        <w:t>al Ganglion Cells</w:t>
      </w:r>
      <w:r w:rsidRPr="009460E3">
        <w:rPr>
          <w:rFonts w:ascii="Arial" w:hAnsi="Arial" w:cs="Arial"/>
        </w:rPr>
        <w:t xml:space="preserve">: Morphometric Analysis and Tracing of Axonal </w:t>
      </w:r>
      <w:proofErr w:type="gramStart"/>
      <w:r w:rsidRPr="009460E3">
        <w:rPr>
          <w:rFonts w:ascii="Arial" w:hAnsi="Arial" w:cs="Arial"/>
        </w:rPr>
        <w:t>Projections ,</w:t>
      </w:r>
      <w:proofErr w:type="gramEnd"/>
      <w:r w:rsidRPr="009460E3">
        <w:rPr>
          <w:rFonts w:ascii="Arial" w:hAnsi="Arial" w:cs="Arial"/>
        </w:rPr>
        <w:t xml:space="preserve"> with a Consideration of the Peroxidase Technique. </w:t>
      </w:r>
      <w:proofErr w:type="gramStart"/>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164</w:t>
      </w:r>
      <w:r w:rsidRPr="009460E3">
        <w:rPr>
          <w:rFonts w:ascii="Arial" w:hAnsi="Arial" w:cs="Arial"/>
        </w:rPr>
        <w:t>, 265–286.</w:t>
      </w:r>
      <w:proofErr w:type="gramEnd"/>
    </w:p>
    <w:p w14:paraId="23B4C8F7"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Casagrande</w:t>
      </w:r>
      <w:proofErr w:type="spellEnd"/>
      <w:r w:rsidRPr="009460E3">
        <w:rPr>
          <w:rFonts w:ascii="Arial" w:hAnsi="Arial" w:cs="Arial"/>
        </w:rPr>
        <w:t>, V. A., &amp; Diamond, I. T. (1975).</w:t>
      </w:r>
      <w:proofErr w:type="gramEnd"/>
      <w:r w:rsidRPr="009460E3">
        <w:rPr>
          <w:rFonts w:ascii="Arial" w:hAnsi="Arial" w:cs="Arial"/>
        </w:rPr>
        <w:t xml:space="preserve"> </w:t>
      </w:r>
      <w:proofErr w:type="gramStart"/>
      <w:r w:rsidRPr="009460E3">
        <w:rPr>
          <w:rFonts w:ascii="Arial" w:hAnsi="Arial" w:cs="Arial"/>
        </w:rPr>
        <w:t xml:space="preserve">Ablation Study of the Superior </w:t>
      </w:r>
      <w:proofErr w:type="spellStart"/>
      <w:r w:rsidRPr="009460E3">
        <w:rPr>
          <w:rFonts w:ascii="Arial" w:hAnsi="Arial" w:cs="Arial"/>
        </w:rPr>
        <w:t>Colliculus</w:t>
      </w:r>
      <w:proofErr w:type="spellEnd"/>
      <w:r w:rsidRPr="009460E3">
        <w:rPr>
          <w:rFonts w:ascii="Arial" w:hAnsi="Arial" w:cs="Arial"/>
        </w:rPr>
        <w:t xml:space="preserve"> in the Tree Shrew (</w:t>
      </w:r>
      <w:proofErr w:type="spellStart"/>
      <w:r w:rsidRPr="009460E3">
        <w:rPr>
          <w:rFonts w:ascii="Arial" w:hAnsi="Arial" w:cs="Arial"/>
        </w:rPr>
        <w:t>Tupaia</w:t>
      </w:r>
      <w:proofErr w:type="spellEnd"/>
      <w:r w:rsidRPr="009460E3">
        <w:rPr>
          <w:rFonts w:ascii="Arial" w:hAnsi="Arial" w:cs="Arial"/>
        </w:rPr>
        <w:t xml:space="preserve"> </w:t>
      </w:r>
      <w:proofErr w:type="spellStart"/>
      <w:r w:rsidRPr="009460E3">
        <w:rPr>
          <w:rFonts w:ascii="Arial" w:hAnsi="Arial" w:cs="Arial"/>
        </w:rPr>
        <w:t>glis</w:t>
      </w:r>
      <w:proofErr w:type="spellEnd"/>
      <w:r w:rsidRPr="009460E3">
        <w:rPr>
          <w:rFonts w:ascii="Arial" w:hAnsi="Arial" w:cs="Arial"/>
        </w:rPr>
        <w:t>).</w:t>
      </w:r>
      <w:proofErr w:type="gramEnd"/>
      <w:r w:rsidRPr="009460E3">
        <w:rPr>
          <w:rFonts w:ascii="Arial" w:hAnsi="Arial" w:cs="Arial"/>
        </w:rPr>
        <w:t xml:space="preserve"> </w:t>
      </w:r>
      <w:proofErr w:type="gramStart"/>
      <w:r w:rsidRPr="009460E3">
        <w:rPr>
          <w:rFonts w:ascii="Arial" w:hAnsi="Arial" w:cs="Arial"/>
          <w:i/>
          <w:iCs/>
        </w:rPr>
        <w:t>Journal of Comparative Neurology</w:t>
      </w:r>
      <w:r w:rsidRPr="009460E3">
        <w:rPr>
          <w:rFonts w:ascii="Arial" w:hAnsi="Arial" w:cs="Arial"/>
        </w:rPr>
        <w:t xml:space="preserve">, </w:t>
      </w:r>
      <w:r w:rsidRPr="009460E3">
        <w:rPr>
          <w:rFonts w:ascii="Arial" w:hAnsi="Arial" w:cs="Arial"/>
          <w:i/>
          <w:iCs/>
        </w:rPr>
        <w:t>156</w:t>
      </w:r>
      <w:r w:rsidRPr="009460E3">
        <w:rPr>
          <w:rFonts w:ascii="Arial" w:hAnsi="Arial" w:cs="Arial"/>
        </w:rPr>
        <w:t>, 207–238.</w:t>
      </w:r>
      <w:proofErr w:type="gramEnd"/>
    </w:p>
    <w:p w14:paraId="698E680C"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Casagrande</w:t>
      </w:r>
      <w:proofErr w:type="spellEnd"/>
      <w:r w:rsidRPr="009460E3">
        <w:rPr>
          <w:rFonts w:ascii="Arial" w:hAnsi="Arial" w:cs="Arial"/>
        </w:rPr>
        <w:t xml:space="preserve">, V. A., </w:t>
      </w:r>
      <w:proofErr w:type="spellStart"/>
      <w:r w:rsidRPr="009460E3">
        <w:rPr>
          <w:rFonts w:ascii="Arial" w:hAnsi="Arial" w:cs="Arial"/>
        </w:rPr>
        <w:t>Harting</w:t>
      </w:r>
      <w:proofErr w:type="spellEnd"/>
      <w:r w:rsidRPr="009460E3">
        <w:rPr>
          <w:rFonts w:ascii="Arial" w:hAnsi="Arial" w:cs="Arial"/>
        </w:rPr>
        <w:t xml:space="preserve">, J. K., Hall, W. C., Diamond, I. T., &amp; Martin, G. F. (1972). Superior </w:t>
      </w:r>
      <w:proofErr w:type="spellStart"/>
      <w:r w:rsidRPr="009460E3">
        <w:rPr>
          <w:rFonts w:ascii="Arial" w:hAnsi="Arial" w:cs="Arial"/>
        </w:rPr>
        <w:t>Colliculus</w:t>
      </w:r>
      <w:proofErr w:type="spellEnd"/>
      <w:r w:rsidRPr="009460E3">
        <w:rPr>
          <w:rFonts w:ascii="Arial" w:hAnsi="Arial" w:cs="Arial"/>
        </w:rPr>
        <w:t xml:space="preserve"> of the Tree Shrew: A Structural and Functional Subdivision into Superficial and Deep Layers.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177</w:t>
      </w:r>
      <w:r w:rsidRPr="009460E3">
        <w:rPr>
          <w:rFonts w:ascii="Arial" w:hAnsi="Arial" w:cs="Arial"/>
        </w:rPr>
        <w:t>(4047), 444–447.</w:t>
      </w:r>
    </w:p>
    <w:p w14:paraId="173A76AB"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Chisum</w:t>
      </w:r>
      <w:proofErr w:type="spellEnd"/>
      <w:r w:rsidRPr="009460E3">
        <w:rPr>
          <w:rFonts w:ascii="Arial" w:hAnsi="Arial" w:cs="Arial"/>
        </w:rPr>
        <w:t xml:space="preserve">, H. J., &amp; Fitzpatrick, D. (2003). Emergent Properties of Layer 2 / 3 Neurons Reflect the Collinear Arrangement of Horizontal Connections in Tree Shrew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23</w:t>
      </w:r>
      <w:r w:rsidRPr="009460E3">
        <w:rPr>
          <w:rFonts w:ascii="Arial" w:hAnsi="Arial" w:cs="Arial"/>
        </w:rPr>
        <w:t>(7), 2947–2960.</w:t>
      </w:r>
    </w:p>
    <w:p w14:paraId="38E73D96"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Cynader</w:t>
      </w:r>
      <w:proofErr w:type="spellEnd"/>
      <w:r w:rsidRPr="009460E3">
        <w:rPr>
          <w:rFonts w:ascii="Arial" w:hAnsi="Arial" w:cs="Arial"/>
        </w:rPr>
        <w:t>, M., &amp; Berman, N. (1972).</w:t>
      </w:r>
      <w:proofErr w:type="gramEnd"/>
      <w:r w:rsidRPr="009460E3">
        <w:rPr>
          <w:rFonts w:ascii="Arial" w:hAnsi="Arial" w:cs="Arial"/>
        </w:rPr>
        <w:t xml:space="preserve"> </w:t>
      </w:r>
      <w:proofErr w:type="gramStart"/>
      <w:r w:rsidRPr="009460E3">
        <w:rPr>
          <w:rFonts w:ascii="Arial" w:hAnsi="Arial" w:cs="Arial"/>
        </w:rPr>
        <w:t xml:space="preserve">Receptive-Field </w:t>
      </w:r>
      <w:proofErr w:type="spellStart"/>
      <w:r w:rsidRPr="009460E3">
        <w:rPr>
          <w:rFonts w:ascii="Arial" w:hAnsi="Arial" w:cs="Arial"/>
        </w:rPr>
        <w:t>Organisation</w:t>
      </w:r>
      <w:proofErr w:type="spellEnd"/>
      <w:r w:rsidRPr="009460E3">
        <w:rPr>
          <w:rFonts w:ascii="Arial" w:hAnsi="Arial" w:cs="Arial"/>
        </w:rPr>
        <w:t xml:space="preserve"> of Monkey Superior </w:t>
      </w:r>
      <w:proofErr w:type="spellStart"/>
      <w:r w:rsidRPr="009460E3">
        <w:rPr>
          <w:rFonts w:ascii="Arial" w:hAnsi="Arial" w:cs="Arial"/>
        </w:rPr>
        <w:t>Colliculus</w:t>
      </w:r>
      <w:proofErr w:type="spellEnd"/>
      <w:r w:rsidRPr="009460E3">
        <w:rPr>
          <w:rFonts w:ascii="Arial" w:hAnsi="Arial" w:cs="Arial"/>
        </w:rPr>
        <w:t>.</w:t>
      </w:r>
      <w:proofErr w:type="gramEnd"/>
      <w:r w:rsidRPr="009460E3">
        <w:rPr>
          <w:rFonts w:ascii="Arial" w:hAnsi="Arial" w:cs="Arial"/>
        </w:rPr>
        <w:t xml:space="preserve">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(2), 187–201.</w:t>
      </w:r>
    </w:p>
    <w:p w14:paraId="1A327790"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De </w:t>
      </w:r>
      <w:proofErr w:type="spellStart"/>
      <w:r w:rsidRPr="009460E3">
        <w:rPr>
          <w:rFonts w:ascii="Arial" w:hAnsi="Arial" w:cs="Arial"/>
        </w:rPr>
        <w:t>Monasterio</w:t>
      </w:r>
      <w:proofErr w:type="spellEnd"/>
      <w:r w:rsidRPr="009460E3">
        <w:rPr>
          <w:rFonts w:ascii="Arial" w:hAnsi="Arial" w:cs="Arial"/>
        </w:rPr>
        <w:t xml:space="preserve">, F. M. (1978). </w:t>
      </w:r>
      <w:proofErr w:type="gramStart"/>
      <w:r w:rsidRPr="009460E3">
        <w:rPr>
          <w:rFonts w:ascii="Arial" w:hAnsi="Arial" w:cs="Arial"/>
        </w:rPr>
        <w:t>Properties of Concentrically Organized X and Y Ganglion Cells of Macaque Retina.</w:t>
      </w:r>
      <w:proofErr w:type="gramEnd"/>
      <w:r w:rsidRPr="009460E3">
        <w:rPr>
          <w:rFonts w:ascii="Arial" w:hAnsi="Arial" w:cs="Arial"/>
        </w:rPr>
        <w:t xml:space="preserve">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41</w:t>
      </w:r>
      <w:r w:rsidRPr="009460E3">
        <w:rPr>
          <w:rFonts w:ascii="Arial" w:hAnsi="Arial" w:cs="Arial"/>
        </w:rPr>
        <w:t>(6), 1394–1417.</w:t>
      </w:r>
    </w:p>
    <w:p w14:paraId="1D21A183" w14:textId="319E4258"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DeValois</w:t>
      </w:r>
      <w:proofErr w:type="spellEnd"/>
      <w:r w:rsidRPr="009460E3">
        <w:rPr>
          <w:rFonts w:ascii="Arial" w:hAnsi="Arial" w:cs="Arial"/>
        </w:rPr>
        <w:t xml:space="preserve">, R. L., &amp; Albright, D. G. (1982). </w:t>
      </w:r>
      <w:proofErr w:type="gramStart"/>
      <w:r w:rsidRPr="009460E3">
        <w:rPr>
          <w:rFonts w:ascii="Arial" w:hAnsi="Arial" w:cs="Arial"/>
        </w:rPr>
        <w:t>Spatial Frequency Selectivity of Cells in Macaque Visual Cortex.</w:t>
      </w:r>
      <w:proofErr w:type="gramEnd"/>
      <w:r w:rsidRPr="009460E3">
        <w:rPr>
          <w:rFonts w:ascii="Arial" w:hAnsi="Arial" w:cs="Arial"/>
        </w:rPr>
        <w:t xml:space="preserve"> </w:t>
      </w:r>
      <w:proofErr w:type="gramStart"/>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22</w:t>
      </w:r>
      <w:r w:rsidRPr="009460E3">
        <w:rPr>
          <w:rFonts w:ascii="Arial" w:hAnsi="Arial" w:cs="Arial"/>
        </w:rPr>
        <w:t>, 545–559.</w:t>
      </w:r>
      <w:proofErr w:type="gramEnd"/>
    </w:p>
    <w:p w14:paraId="2E3DDC08"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Derrington</w:t>
      </w:r>
      <w:proofErr w:type="spellEnd"/>
      <w:r w:rsidRPr="009460E3">
        <w:rPr>
          <w:rFonts w:ascii="Arial" w:hAnsi="Arial" w:cs="Arial"/>
        </w:rPr>
        <w:t xml:space="preserve">, A. M., &amp; Fuchs, A. F. (1979). </w:t>
      </w:r>
      <w:proofErr w:type="gramStart"/>
      <w:r w:rsidRPr="009460E3">
        <w:rPr>
          <w:rFonts w:ascii="Arial" w:hAnsi="Arial" w:cs="Arial"/>
        </w:rPr>
        <w:t>Spatial and Temporal Properties of X and Y Cells in the Cat Lateral Geniculate Nucleus.</w:t>
      </w:r>
      <w:proofErr w:type="gramEnd"/>
      <w:r w:rsidRPr="009460E3">
        <w:rPr>
          <w:rFonts w:ascii="Arial" w:hAnsi="Arial" w:cs="Arial"/>
        </w:rPr>
        <w:t xml:space="preserve"> </w:t>
      </w:r>
      <w:proofErr w:type="gramStart"/>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293</w:t>
      </w:r>
      <w:r w:rsidRPr="009460E3">
        <w:rPr>
          <w:rFonts w:ascii="Arial" w:hAnsi="Arial" w:cs="Arial"/>
        </w:rPr>
        <w:t>, 347–364.</w:t>
      </w:r>
      <w:proofErr w:type="gramEnd"/>
    </w:p>
    <w:p w14:paraId="162EF6A6"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Enroth-cugell</w:t>
      </w:r>
      <w:proofErr w:type="spellEnd"/>
      <w:r w:rsidRPr="009460E3">
        <w:rPr>
          <w:rFonts w:ascii="Arial" w:hAnsi="Arial" w:cs="Arial"/>
        </w:rPr>
        <w:t>, C., &amp; Robson, J. G. (1966).</w:t>
      </w:r>
      <w:proofErr w:type="gramEnd"/>
      <w:r w:rsidRPr="009460E3">
        <w:rPr>
          <w:rFonts w:ascii="Arial" w:hAnsi="Arial" w:cs="Arial"/>
        </w:rPr>
        <w:t xml:space="preserve"> </w:t>
      </w:r>
      <w:proofErr w:type="gramStart"/>
      <w:r w:rsidRPr="009460E3">
        <w:rPr>
          <w:rFonts w:ascii="Arial" w:hAnsi="Arial" w:cs="Arial"/>
        </w:rPr>
        <w:t>The Contrast Sensitivity of Retinal Ganglion Cells of the Cat.</w:t>
      </w:r>
      <w:proofErr w:type="gramEnd"/>
      <w:r w:rsidRPr="009460E3">
        <w:rPr>
          <w:rFonts w:ascii="Arial" w:hAnsi="Arial" w:cs="Arial"/>
        </w:rPr>
        <w:t xml:space="preserve"> </w:t>
      </w:r>
      <w:proofErr w:type="gramStart"/>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187</w:t>
      </w:r>
      <w:r w:rsidRPr="009460E3">
        <w:rPr>
          <w:rFonts w:ascii="Arial" w:hAnsi="Arial" w:cs="Arial"/>
        </w:rPr>
        <w:t>, 517–552.</w:t>
      </w:r>
      <w:proofErr w:type="gramEnd"/>
    </w:p>
    <w:p w14:paraId="22B90CAF"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Goldberg, M. E., &amp; </w:t>
      </w:r>
      <w:proofErr w:type="spellStart"/>
      <w:r w:rsidRPr="009460E3">
        <w:rPr>
          <w:rFonts w:ascii="Arial" w:hAnsi="Arial" w:cs="Arial"/>
        </w:rPr>
        <w:t>Wurtz</w:t>
      </w:r>
      <w:proofErr w:type="spellEnd"/>
      <w:r w:rsidRPr="009460E3">
        <w:rPr>
          <w:rFonts w:ascii="Arial" w:hAnsi="Arial" w:cs="Arial"/>
        </w:rPr>
        <w:t xml:space="preserve">, R. H. (1972). </w:t>
      </w:r>
      <w:proofErr w:type="gramStart"/>
      <w:r w:rsidRPr="009460E3">
        <w:rPr>
          <w:rFonts w:ascii="Arial" w:hAnsi="Arial" w:cs="Arial"/>
        </w:rPr>
        <w:t xml:space="preserve">Activity of Superior </w:t>
      </w:r>
      <w:proofErr w:type="spellStart"/>
      <w:r w:rsidRPr="009460E3">
        <w:rPr>
          <w:rFonts w:ascii="Arial" w:hAnsi="Arial" w:cs="Arial"/>
        </w:rPr>
        <w:t>Colliculus</w:t>
      </w:r>
      <w:proofErr w:type="spellEnd"/>
      <w:r w:rsidRPr="009460E3">
        <w:rPr>
          <w:rFonts w:ascii="Arial" w:hAnsi="Arial" w:cs="Arial"/>
        </w:rPr>
        <w:t xml:space="preserve"> in Behaving Monkey.</w:t>
      </w:r>
      <w:proofErr w:type="gramEnd"/>
      <w:r w:rsidRPr="009460E3">
        <w:rPr>
          <w:rFonts w:ascii="Arial" w:hAnsi="Arial" w:cs="Arial"/>
        </w:rPr>
        <w:t xml:space="preserve"> I. Visual Receptive Fields of Single 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35</w:t>
      </w:r>
      <w:r w:rsidRPr="009460E3">
        <w:rPr>
          <w:rFonts w:ascii="Arial" w:hAnsi="Arial" w:cs="Arial"/>
        </w:rPr>
        <w:t>(4), 542–559.</w:t>
      </w:r>
    </w:p>
    <w:p w14:paraId="302848E7" w14:textId="77777777" w:rsidR="009460E3" w:rsidRPr="009460E3" w:rsidRDefault="009460E3" w:rsidP="009460E3">
      <w:pPr>
        <w:pStyle w:val="NormalWeb"/>
        <w:spacing w:line="480" w:lineRule="auto"/>
        <w:ind w:left="480" w:hanging="480"/>
        <w:rPr>
          <w:rFonts w:ascii="Arial" w:hAnsi="Arial" w:cs="Arial"/>
        </w:rPr>
      </w:pPr>
      <w:proofErr w:type="gramStart"/>
      <w:r w:rsidRPr="009460E3">
        <w:rPr>
          <w:rFonts w:ascii="Arial" w:hAnsi="Arial" w:cs="Arial"/>
        </w:rPr>
        <w:t xml:space="preserve">Graham, J., &amp; </w:t>
      </w:r>
      <w:proofErr w:type="spellStart"/>
      <w:r w:rsidRPr="009460E3">
        <w:rPr>
          <w:rFonts w:ascii="Arial" w:hAnsi="Arial" w:cs="Arial"/>
        </w:rPr>
        <w:t>Casagrande</w:t>
      </w:r>
      <w:proofErr w:type="spellEnd"/>
      <w:r w:rsidRPr="009460E3">
        <w:rPr>
          <w:rFonts w:ascii="Arial" w:hAnsi="Arial" w:cs="Arial"/>
        </w:rPr>
        <w:t>, V. (1980).</w:t>
      </w:r>
      <w:proofErr w:type="gramEnd"/>
      <w:r w:rsidRPr="009460E3">
        <w:rPr>
          <w:rFonts w:ascii="Arial" w:hAnsi="Arial" w:cs="Arial"/>
        </w:rPr>
        <w:t xml:space="preserve"> </w:t>
      </w:r>
      <w:proofErr w:type="gramStart"/>
      <w:r w:rsidRPr="009460E3">
        <w:rPr>
          <w:rFonts w:ascii="Arial" w:hAnsi="Arial" w:cs="Arial"/>
        </w:rPr>
        <w:t xml:space="preserve">A Light Microscopic and Electron Microscopic Study of the Superficial Layers of the Superior </w:t>
      </w:r>
      <w:proofErr w:type="spellStart"/>
      <w:r w:rsidRPr="009460E3">
        <w:rPr>
          <w:rFonts w:ascii="Arial" w:hAnsi="Arial" w:cs="Arial"/>
        </w:rPr>
        <w:t>Colliculus</w:t>
      </w:r>
      <w:proofErr w:type="spellEnd"/>
      <w:r w:rsidRPr="009460E3">
        <w:rPr>
          <w:rFonts w:ascii="Arial" w:hAnsi="Arial" w:cs="Arial"/>
        </w:rPr>
        <w:t xml:space="preserve"> of the Tree Shrew (</w:t>
      </w:r>
      <w:proofErr w:type="spellStart"/>
      <w:r w:rsidRPr="009460E3">
        <w:rPr>
          <w:rFonts w:ascii="Arial" w:hAnsi="Arial" w:cs="Arial"/>
        </w:rPr>
        <w:t>Tupaia</w:t>
      </w:r>
      <w:proofErr w:type="spellEnd"/>
      <w:r w:rsidRPr="009460E3">
        <w:rPr>
          <w:rFonts w:ascii="Arial" w:hAnsi="Arial" w:cs="Arial"/>
        </w:rPr>
        <w:t xml:space="preserve"> </w:t>
      </w:r>
      <w:proofErr w:type="spellStart"/>
      <w:r w:rsidRPr="009460E3">
        <w:rPr>
          <w:rFonts w:ascii="Arial" w:hAnsi="Arial" w:cs="Arial"/>
        </w:rPr>
        <w:t>glis</w:t>
      </w:r>
      <w:proofErr w:type="spellEnd"/>
      <w:r w:rsidRPr="009460E3">
        <w:rPr>
          <w:rFonts w:ascii="Arial" w:hAnsi="Arial" w:cs="Arial"/>
        </w:rPr>
        <w:t>).</w:t>
      </w:r>
      <w:proofErr w:type="gramEnd"/>
      <w:r w:rsidRPr="009460E3">
        <w:rPr>
          <w:rFonts w:ascii="Arial" w:hAnsi="Arial" w:cs="Arial"/>
        </w:rPr>
        <w:t xml:space="preserve"> </w:t>
      </w:r>
      <w:proofErr w:type="gramStart"/>
      <w:r w:rsidRPr="009460E3">
        <w:rPr>
          <w:rFonts w:ascii="Arial" w:hAnsi="Arial" w:cs="Arial"/>
          <w:i/>
          <w:iCs/>
        </w:rPr>
        <w:t>The Journal of Comparative Neurology</w:t>
      </w:r>
      <w:r w:rsidRPr="009460E3">
        <w:rPr>
          <w:rFonts w:ascii="Arial" w:hAnsi="Arial" w:cs="Arial"/>
        </w:rPr>
        <w:t xml:space="preserve">, </w:t>
      </w:r>
      <w:r w:rsidRPr="009460E3">
        <w:rPr>
          <w:rFonts w:ascii="Arial" w:hAnsi="Arial" w:cs="Arial"/>
          <w:i/>
          <w:iCs/>
        </w:rPr>
        <w:t>191</w:t>
      </w:r>
      <w:r w:rsidRPr="009460E3">
        <w:rPr>
          <w:rFonts w:ascii="Arial" w:hAnsi="Arial" w:cs="Arial"/>
        </w:rPr>
        <w:t>, 133–151.</w:t>
      </w:r>
      <w:proofErr w:type="gramEnd"/>
    </w:p>
    <w:p w14:paraId="148189A8" w14:textId="1F64062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Hubel, D., &amp; Wiesel, T. (1962). </w:t>
      </w:r>
      <w:proofErr w:type="gramStart"/>
      <w:r w:rsidRPr="009460E3">
        <w:rPr>
          <w:rFonts w:ascii="Arial" w:hAnsi="Arial" w:cs="Arial"/>
        </w:rPr>
        <w:t>Receptive fields, binocular interaction and functional architecture in the cat’s visual cortex.</w:t>
      </w:r>
      <w:proofErr w:type="gramEnd"/>
      <w:r w:rsidRPr="009460E3">
        <w:rPr>
          <w:rFonts w:ascii="Arial" w:hAnsi="Arial" w:cs="Arial"/>
        </w:rPr>
        <w:t xml:space="preserve"> </w:t>
      </w:r>
      <w:proofErr w:type="gramStart"/>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160</w:t>
      </w:r>
      <w:r w:rsidRPr="009460E3">
        <w:rPr>
          <w:rFonts w:ascii="Arial" w:hAnsi="Arial" w:cs="Arial"/>
        </w:rPr>
        <w:t>, 106–154.</w:t>
      </w:r>
      <w:proofErr w:type="gramEnd"/>
      <w:r w:rsidRPr="009460E3">
        <w:rPr>
          <w:rFonts w:ascii="Arial" w:hAnsi="Arial" w:cs="Arial"/>
        </w:rPr>
        <w:t xml:space="preserve"> </w:t>
      </w:r>
    </w:p>
    <w:p w14:paraId="488AAD4D" w14:textId="55BDDC3F"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Inayat</w:t>
      </w:r>
      <w:proofErr w:type="spellEnd"/>
      <w:r w:rsidRPr="009460E3">
        <w:rPr>
          <w:rFonts w:ascii="Arial" w:hAnsi="Arial" w:cs="Arial"/>
        </w:rPr>
        <w:t xml:space="preserve">, X. S., </w:t>
      </w:r>
      <w:proofErr w:type="spellStart"/>
      <w:r w:rsidRPr="009460E3">
        <w:rPr>
          <w:rFonts w:ascii="Arial" w:hAnsi="Arial" w:cs="Arial"/>
        </w:rPr>
        <w:t>Barchini</w:t>
      </w:r>
      <w:proofErr w:type="spellEnd"/>
      <w:r w:rsidRPr="009460E3">
        <w:rPr>
          <w:rFonts w:ascii="Arial" w:hAnsi="Arial" w:cs="Arial"/>
        </w:rPr>
        <w:t xml:space="preserve">, J., Chen, X. H., </w:t>
      </w:r>
      <w:proofErr w:type="spellStart"/>
      <w:r w:rsidRPr="009460E3">
        <w:rPr>
          <w:rFonts w:ascii="Arial" w:hAnsi="Arial" w:cs="Arial"/>
        </w:rPr>
        <w:t>Feng</w:t>
      </w:r>
      <w:proofErr w:type="spellEnd"/>
      <w:r w:rsidRPr="009460E3">
        <w:rPr>
          <w:rFonts w:ascii="Arial" w:hAnsi="Arial" w:cs="Arial"/>
        </w:rPr>
        <w:t xml:space="preserve">, L., Liu, X., &amp; </w:t>
      </w:r>
      <w:proofErr w:type="spellStart"/>
      <w:r w:rsidRPr="009460E3">
        <w:rPr>
          <w:rFonts w:ascii="Arial" w:hAnsi="Arial" w:cs="Arial"/>
        </w:rPr>
        <w:t>Cang</w:t>
      </w:r>
      <w:proofErr w:type="spellEnd"/>
      <w:r w:rsidRPr="009460E3">
        <w:rPr>
          <w:rFonts w:ascii="Arial" w:hAnsi="Arial" w:cs="Arial"/>
        </w:rPr>
        <w:t>, X. J. (2015).</w:t>
      </w:r>
      <w:proofErr w:type="gramEnd"/>
      <w:r w:rsidRPr="009460E3">
        <w:rPr>
          <w:rFonts w:ascii="Arial" w:hAnsi="Arial" w:cs="Arial"/>
        </w:rPr>
        <w:t xml:space="preserve"> Neurons in the Most Superficial Lamina of the Mouse Superior </w:t>
      </w:r>
      <w:proofErr w:type="spellStart"/>
      <w:r w:rsidRPr="009460E3">
        <w:rPr>
          <w:rFonts w:ascii="Arial" w:hAnsi="Arial" w:cs="Arial"/>
        </w:rPr>
        <w:t>Colliculus</w:t>
      </w:r>
      <w:proofErr w:type="spellEnd"/>
      <w:r w:rsidRPr="009460E3">
        <w:rPr>
          <w:rFonts w:ascii="Arial" w:hAnsi="Arial" w:cs="Arial"/>
        </w:rPr>
        <w:t xml:space="preserve"> Are Highly Selective for Stimulus Direction. </w:t>
      </w:r>
      <w:r w:rsidRPr="009460E3">
        <w:rPr>
          <w:rFonts w:ascii="Arial" w:hAnsi="Arial" w:cs="Arial"/>
          <w:i/>
          <w:iCs/>
        </w:rPr>
        <w:t>The Journal of Neuroscience</w:t>
      </w:r>
      <w:r w:rsidRPr="009460E3">
        <w:rPr>
          <w:rFonts w:ascii="Arial" w:hAnsi="Arial" w:cs="Arial"/>
        </w:rPr>
        <w:t xml:space="preserve">, </w:t>
      </w:r>
      <w:r>
        <w:rPr>
          <w:rFonts w:ascii="Arial" w:hAnsi="Arial" w:cs="Arial"/>
          <w:i/>
          <w:iCs/>
        </w:rPr>
        <w:t>35</w:t>
      </w:r>
      <w:r>
        <w:rPr>
          <w:rFonts w:ascii="Arial" w:hAnsi="Arial" w:cs="Arial"/>
        </w:rPr>
        <w:t>(20), 7992–8003.</w:t>
      </w:r>
    </w:p>
    <w:p w14:paraId="0B273074"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lastRenderedPageBreak/>
        <w:t>Killackey</w:t>
      </w:r>
      <w:proofErr w:type="spellEnd"/>
      <w:r w:rsidRPr="009460E3">
        <w:rPr>
          <w:rFonts w:ascii="Arial" w:hAnsi="Arial" w:cs="Arial"/>
        </w:rPr>
        <w:t xml:space="preserve">, H., &amp; Diamond, I. T. (1971). Visual Attention in the Tree Shrew : An Ablation Study of the Striate and </w:t>
      </w:r>
      <w:proofErr w:type="spellStart"/>
      <w:r w:rsidRPr="009460E3">
        <w:rPr>
          <w:rFonts w:ascii="Arial" w:hAnsi="Arial" w:cs="Arial"/>
        </w:rPr>
        <w:t>Extrastriate</w:t>
      </w:r>
      <w:proofErr w:type="spellEnd"/>
      <w:r w:rsidRPr="009460E3">
        <w:rPr>
          <w:rFonts w:ascii="Arial" w:hAnsi="Arial" w:cs="Arial"/>
        </w:rPr>
        <w:t xml:space="preserve"> Visual Cortex. </w:t>
      </w:r>
      <w:r w:rsidRPr="009460E3">
        <w:rPr>
          <w:rFonts w:ascii="Arial" w:hAnsi="Arial" w:cs="Arial"/>
          <w:i/>
          <w:iCs/>
        </w:rPr>
        <w:t>Science</w:t>
      </w:r>
      <w:r w:rsidRPr="009460E3">
        <w:rPr>
          <w:rFonts w:ascii="Arial" w:hAnsi="Arial" w:cs="Arial"/>
        </w:rPr>
        <w:t xml:space="preserve">, </w:t>
      </w:r>
      <w:r w:rsidRPr="009460E3">
        <w:rPr>
          <w:rFonts w:ascii="Arial" w:hAnsi="Arial" w:cs="Arial"/>
          <w:i/>
          <w:iCs/>
        </w:rPr>
        <w:t>171</w:t>
      </w:r>
      <w:r w:rsidRPr="009460E3">
        <w:rPr>
          <w:rFonts w:ascii="Arial" w:hAnsi="Arial" w:cs="Arial"/>
        </w:rPr>
        <w:t>, 696–699.</w:t>
      </w:r>
    </w:p>
    <w:p w14:paraId="797A7E92"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Killackey</w:t>
      </w:r>
      <w:proofErr w:type="spellEnd"/>
      <w:r w:rsidRPr="009460E3">
        <w:rPr>
          <w:rFonts w:ascii="Arial" w:hAnsi="Arial" w:cs="Arial"/>
        </w:rPr>
        <w:t>, H., Snyder, M., &amp; Diamond, I. T. (1971).</w:t>
      </w:r>
      <w:proofErr w:type="gramEnd"/>
      <w:r w:rsidRPr="009460E3">
        <w:rPr>
          <w:rFonts w:ascii="Arial" w:hAnsi="Arial" w:cs="Arial"/>
        </w:rPr>
        <w:t xml:space="preserve"> </w:t>
      </w:r>
      <w:proofErr w:type="gramStart"/>
      <w:r w:rsidRPr="009460E3">
        <w:rPr>
          <w:rFonts w:ascii="Arial" w:hAnsi="Arial" w:cs="Arial"/>
        </w:rPr>
        <w:t>Function of Striate and Temporal Cortex in the Tree Shrew.</w:t>
      </w:r>
      <w:proofErr w:type="gramEnd"/>
      <w:r w:rsidRPr="009460E3">
        <w:rPr>
          <w:rFonts w:ascii="Arial" w:hAnsi="Arial" w:cs="Arial"/>
        </w:rPr>
        <w:t xml:space="preserve"> </w:t>
      </w:r>
      <w:r w:rsidRPr="009460E3">
        <w:rPr>
          <w:rFonts w:ascii="Arial" w:hAnsi="Arial" w:cs="Arial"/>
          <w:i/>
          <w:iCs/>
        </w:rPr>
        <w:t xml:space="preserve">Journal of Comparative Physiological Psychology </w:t>
      </w:r>
      <w:proofErr w:type="spellStart"/>
      <w:r w:rsidRPr="009460E3">
        <w:rPr>
          <w:rFonts w:ascii="Arial" w:hAnsi="Arial" w:cs="Arial"/>
          <w:i/>
          <w:iCs/>
        </w:rPr>
        <w:t>Monograpg</w:t>
      </w:r>
      <w:proofErr w:type="spellEnd"/>
      <w:r w:rsidRPr="009460E3">
        <w:rPr>
          <w:rFonts w:ascii="Arial" w:hAnsi="Arial" w:cs="Arial"/>
        </w:rPr>
        <w:t xml:space="preserve">, </w:t>
      </w:r>
      <w:r w:rsidRPr="009460E3">
        <w:rPr>
          <w:rFonts w:ascii="Arial" w:hAnsi="Arial" w:cs="Arial"/>
          <w:i/>
          <w:iCs/>
        </w:rPr>
        <w:t>74</w:t>
      </w:r>
      <w:r w:rsidRPr="009460E3">
        <w:rPr>
          <w:rFonts w:ascii="Arial" w:hAnsi="Arial" w:cs="Arial"/>
        </w:rPr>
        <w:t>(1), 1–29.</w:t>
      </w:r>
    </w:p>
    <w:p w14:paraId="6B569C39"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Leventhal</w:t>
      </w:r>
      <w:proofErr w:type="spellEnd"/>
      <w:r w:rsidRPr="009460E3">
        <w:rPr>
          <w:rFonts w:ascii="Arial" w:hAnsi="Arial" w:cs="Arial"/>
        </w:rPr>
        <w:t xml:space="preserve">, A. G., </w:t>
      </w:r>
      <w:proofErr w:type="spellStart"/>
      <w:r w:rsidRPr="009460E3">
        <w:rPr>
          <w:rFonts w:ascii="Arial" w:hAnsi="Arial" w:cs="Arial"/>
        </w:rPr>
        <w:t>Rodieck</w:t>
      </w:r>
      <w:proofErr w:type="spellEnd"/>
      <w:r w:rsidRPr="009460E3">
        <w:rPr>
          <w:rFonts w:ascii="Arial" w:hAnsi="Arial" w:cs="Arial"/>
        </w:rPr>
        <w:t xml:space="preserve">, R. W., &amp; </w:t>
      </w:r>
      <w:proofErr w:type="spellStart"/>
      <w:r w:rsidRPr="009460E3">
        <w:rPr>
          <w:rFonts w:ascii="Arial" w:hAnsi="Arial" w:cs="Arial"/>
        </w:rPr>
        <w:t>Dreher</w:t>
      </w:r>
      <w:proofErr w:type="spellEnd"/>
      <w:r w:rsidRPr="009460E3">
        <w:rPr>
          <w:rFonts w:ascii="Arial" w:hAnsi="Arial" w:cs="Arial"/>
        </w:rPr>
        <w:t xml:space="preserve">, B. (1981). Retinal Ganglion Cell Classes in the Old World Monkey : Morphology and Central Projections. </w:t>
      </w:r>
      <w:r w:rsidRPr="009460E3">
        <w:rPr>
          <w:rFonts w:ascii="Arial" w:hAnsi="Arial" w:cs="Arial"/>
          <w:i/>
          <w:iCs/>
        </w:rPr>
        <w:t>Science</w:t>
      </w:r>
      <w:r w:rsidRPr="009460E3">
        <w:rPr>
          <w:rFonts w:ascii="Arial" w:hAnsi="Arial" w:cs="Arial"/>
        </w:rPr>
        <w:t xml:space="preserve">, </w:t>
      </w:r>
      <w:r w:rsidRPr="009460E3">
        <w:rPr>
          <w:rFonts w:ascii="Arial" w:hAnsi="Arial" w:cs="Arial"/>
          <w:i/>
          <w:iCs/>
        </w:rPr>
        <w:t>213</w:t>
      </w:r>
      <w:r w:rsidRPr="009460E3">
        <w:rPr>
          <w:rFonts w:ascii="Arial" w:hAnsi="Arial" w:cs="Arial"/>
        </w:rPr>
        <w:t>(4512), 1139–1142.</w:t>
      </w:r>
    </w:p>
    <w:p w14:paraId="74B43A34" w14:textId="57F9DBA3"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Levick</w:t>
      </w:r>
      <w:proofErr w:type="spellEnd"/>
      <w:r w:rsidRPr="009460E3">
        <w:rPr>
          <w:rFonts w:ascii="Arial" w:hAnsi="Arial" w:cs="Arial"/>
        </w:rPr>
        <w:t xml:space="preserve">, W. R., &amp; </w:t>
      </w:r>
      <w:proofErr w:type="spellStart"/>
      <w:r w:rsidRPr="009460E3">
        <w:rPr>
          <w:rFonts w:ascii="Arial" w:hAnsi="Arial" w:cs="Arial"/>
        </w:rPr>
        <w:t>Thibos</w:t>
      </w:r>
      <w:proofErr w:type="spellEnd"/>
      <w:r w:rsidRPr="009460E3">
        <w:rPr>
          <w:rFonts w:ascii="Arial" w:hAnsi="Arial" w:cs="Arial"/>
        </w:rPr>
        <w:t>, L. N. (1982).</w:t>
      </w:r>
      <w:proofErr w:type="gramEnd"/>
      <w:r w:rsidRPr="009460E3">
        <w:rPr>
          <w:rFonts w:ascii="Arial" w:hAnsi="Arial" w:cs="Arial"/>
        </w:rPr>
        <w:t xml:space="preserve"> </w:t>
      </w:r>
      <w:proofErr w:type="gramStart"/>
      <w:r w:rsidRPr="009460E3">
        <w:rPr>
          <w:rFonts w:ascii="Arial" w:hAnsi="Arial" w:cs="Arial"/>
        </w:rPr>
        <w:t>Analysis of orientation bias in cat retina.</w:t>
      </w:r>
      <w:proofErr w:type="gramEnd"/>
      <w:r w:rsidRPr="009460E3">
        <w:rPr>
          <w:rFonts w:ascii="Arial" w:hAnsi="Arial" w:cs="Arial"/>
        </w:rPr>
        <w:t xml:space="preserve"> </w:t>
      </w:r>
      <w:proofErr w:type="gramStart"/>
      <w:r w:rsidRPr="009460E3">
        <w:rPr>
          <w:rFonts w:ascii="Arial" w:hAnsi="Arial" w:cs="Arial"/>
          <w:i/>
          <w:iCs/>
        </w:rPr>
        <w:t>The Journal of Physiology</w:t>
      </w:r>
      <w:r w:rsidRPr="009460E3">
        <w:rPr>
          <w:rFonts w:ascii="Arial" w:hAnsi="Arial" w:cs="Arial"/>
        </w:rPr>
        <w:t xml:space="preserve">, </w:t>
      </w:r>
      <w:r w:rsidRPr="009460E3">
        <w:rPr>
          <w:rFonts w:ascii="Arial" w:hAnsi="Arial" w:cs="Arial"/>
          <w:i/>
          <w:iCs/>
        </w:rPr>
        <w:t>329</w:t>
      </w:r>
      <w:r>
        <w:rPr>
          <w:rFonts w:ascii="Arial" w:hAnsi="Arial" w:cs="Arial"/>
        </w:rPr>
        <w:t>, 243–61.</w:t>
      </w:r>
      <w:proofErr w:type="gramEnd"/>
    </w:p>
    <w:p w14:paraId="4129D4B4"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Levick</w:t>
      </w:r>
      <w:proofErr w:type="spellEnd"/>
      <w:r w:rsidRPr="009460E3">
        <w:rPr>
          <w:rFonts w:ascii="Arial" w:hAnsi="Arial" w:cs="Arial"/>
        </w:rPr>
        <w:t xml:space="preserve">, W. R., &amp; </w:t>
      </w:r>
      <w:proofErr w:type="spellStart"/>
      <w:r w:rsidRPr="009460E3">
        <w:rPr>
          <w:rFonts w:ascii="Arial" w:hAnsi="Arial" w:cs="Arial"/>
        </w:rPr>
        <w:t>Thibos</w:t>
      </w:r>
      <w:proofErr w:type="spellEnd"/>
      <w:r w:rsidRPr="009460E3">
        <w:rPr>
          <w:rFonts w:ascii="Arial" w:hAnsi="Arial" w:cs="Arial"/>
        </w:rPr>
        <w:t>, L. N. (1980).</w:t>
      </w:r>
      <w:proofErr w:type="gramEnd"/>
      <w:r w:rsidRPr="009460E3">
        <w:rPr>
          <w:rFonts w:ascii="Arial" w:hAnsi="Arial" w:cs="Arial"/>
        </w:rPr>
        <w:t xml:space="preserve"> </w:t>
      </w:r>
      <w:proofErr w:type="gramStart"/>
      <w:r w:rsidRPr="009460E3">
        <w:rPr>
          <w:rFonts w:ascii="Arial" w:hAnsi="Arial" w:cs="Arial"/>
        </w:rPr>
        <w:t>Orientation bias of cat retinal ganglion cells.</w:t>
      </w:r>
      <w:proofErr w:type="gramEnd"/>
      <w:r w:rsidRPr="009460E3">
        <w:rPr>
          <w:rFonts w:ascii="Arial" w:hAnsi="Arial" w:cs="Arial"/>
        </w:rPr>
        <w:t xml:space="preserve"> </w:t>
      </w:r>
      <w:proofErr w:type="gramStart"/>
      <w:r w:rsidRPr="009460E3">
        <w:rPr>
          <w:rFonts w:ascii="Arial" w:hAnsi="Arial" w:cs="Arial"/>
          <w:i/>
          <w:iCs/>
        </w:rPr>
        <w:t>Nature</w:t>
      </w:r>
      <w:r w:rsidRPr="009460E3">
        <w:rPr>
          <w:rFonts w:ascii="Arial" w:hAnsi="Arial" w:cs="Arial"/>
        </w:rPr>
        <w:t xml:space="preserve">, </w:t>
      </w:r>
      <w:r w:rsidRPr="009460E3">
        <w:rPr>
          <w:rFonts w:ascii="Arial" w:hAnsi="Arial" w:cs="Arial"/>
          <w:i/>
          <w:iCs/>
        </w:rPr>
        <w:t>286</w:t>
      </w:r>
      <w:r w:rsidRPr="009460E3">
        <w:rPr>
          <w:rFonts w:ascii="Arial" w:hAnsi="Arial" w:cs="Arial"/>
        </w:rPr>
        <w:t>, 389–390.</w:t>
      </w:r>
      <w:proofErr w:type="gramEnd"/>
    </w:p>
    <w:p w14:paraId="7CD1C1F2" w14:textId="6A9B854A" w:rsidR="009460E3" w:rsidRPr="009460E3" w:rsidRDefault="009460E3" w:rsidP="009460E3">
      <w:pPr>
        <w:pStyle w:val="NormalWeb"/>
        <w:spacing w:line="480" w:lineRule="auto"/>
        <w:ind w:left="480" w:hanging="480"/>
        <w:rPr>
          <w:rFonts w:ascii="Arial" w:hAnsi="Arial" w:cs="Arial"/>
        </w:rPr>
      </w:pPr>
      <w:proofErr w:type="gramStart"/>
      <w:r w:rsidRPr="009460E3">
        <w:rPr>
          <w:rFonts w:ascii="Arial" w:hAnsi="Arial" w:cs="Arial"/>
        </w:rPr>
        <w:t>May, P. J. (2006).</w:t>
      </w:r>
      <w:proofErr w:type="gramEnd"/>
      <w:r w:rsidRPr="009460E3">
        <w:rPr>
          <w:rFonts w:ascii="Arial" w:hAnsi="Arial" w:cs="Arial"/>
        </w:rPr>
        <w:t xml:space="preserve"> Th</w:t>
      </w:r>
      <w:r>
        <w:rPr>
          <w:rFonts w:ascii="Arial" w:hAnsi="Arial" w:cs="Arial"/>
        </w:rPr>
        <w:t xml:space="preserve">e mammalian superior </w:t>
      </w:r>
      <w:proofErr w:type="spellStart"/>
      <w:r>
        <w:rPr>
          <w:rFonts w:ascii="Arial" w:hAnsi="Arial" w:cs="Arial"/>
        </w:rPr>
        <w:t>colliculus</w:t>
      </w:r>
      <w:proofErr w:type="spellEnd"/>
      <w:r w:rsidRPr="009460E3">
        <w:rPr>
          <w:rFonts w:ascii="Arial" w:hAnsi="Arial" w:cs="Arial"/>
        </w:rPr>
        <w:t xml:space="preserve">: laminar structure and connections. </w:t>
      </w:r>
      <w:proofErr w:type="gramStart"/>
      <w:r w:rsidRPr="009460E3">
        <w:rPr>
          <w:rFonts w:ascii="Arial" w:hAnsi="Arial" w:cs="Arial"/>
        </w:rPr>
        <w:t xml:space="preserve">In </w:t>
      </w:r>
      <w:r w:rsidRPr="009460E3">
        <w:rPr>
          <w:rFonts w:ascii="Arial" w:hAnsi="Arial" w:cs="Arial"/>
          <w:i/>
          <w:iCs/>
        </w:rPr>
        <w:t>Progress in Brain Research</w:t>
      </w:r>
      <w:r w:rsidRPr="009460E3">
        <w:rPr>
          <w:rFonts w:ascii="Arial" w:hAnsi="Arial" w:cs="Arial"/>
        </w:rPr>
        <w:t xml:space="preserve"> (Vol. 151, pp. 321–378).</w:t>
      </w:r>
      <w:proofErr w:type="gramEnd"/>
      <w:r w:rsidRPr="009460E3">
        <w:rPr>
          <w:rFonts w:ascii="Arial" w:hAnsi="Arial" w:cs="Arial"/>
        </w:rPr>
        <w:t xml:space="preserve"> Elsevier. </w:t>
      </w:r>
    </w:p>
    <w:p w14:paraId="160A68D6"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McIlwain</w:t>
      </w:r>
      <w:proofErr w:type="spellEnd"/>
      <w:r w:rsidRPr="009460E3">
        <w:rPr>
          <w:rFonts w:ascii="Arial" w:hAnsi="Arial" w:cs="Arial"/>
        </w:rPr>
        <w:t xml:space="preserve">, J. T., &amp; </w:t>
      </w:r>
      <w:proofErr w:type="spellStart"/>
      <w:r w:rsidRPr="009460E3">
        <w:rPr>
          <w:rFonts w:ascii="Arial" w:hAnsi="Arial" w:cs="Arial"/>
        </w:rPr>
        <w:t>Buser</w:t>
      </w:r>
      <w:proofErr w:type="spellEnd"/>
      <w:r w:rsidRPr="009460E3">
        <w:rPr>
          <w:rFonts w:ascii="Arial" w:hAnsi="Arial" w:cs="Arial"/>
        </w:rPr>
        <w:t xml:space="preserve">, P. (1968). </w:t>
      </w:r>
      <w:proofErr w:type="gramStart"/>
      <w:r w:rsidRPr="009460E3">
        <w:rPr>
          <w:rFonts w:ascii="Arial" w:hAnsi="Arial" w:cs="Arial"/>
        </w:rPr>
        <w:t xml:space="preserve">Receptive Fields of Single Cells in the Cat’s Superior </w:t>
      </w:r>
      <w:proofErr w:type="spellStart"/>
      <w:r w:rsidRPr="009460E3">
        <w:rPr>
          <w:rFonts w:ascii="Arial" w:hAnsi="Arial" w:cs="Arial"/>
        </w:rPr>
        <w:t>Colliculus</w:t>
      </w:r>
      <w:proofErr w:type="spellEnd"/>
      <w:r w:rsidRPr="009460E3">
        <w:rPr>
          <w:rFonts w:ascii="Arial" w:hAnsi="Arial" w:cs="Arial"/>
        </w:rPr>
        <w:t>.</w:t>
      </w:r>
      <w:proofErr w:type="gramEnd"/>
      <w:r w:rsidRPr="009460E3">
        <w:rPr>
          <w:rFonts w:ascii="Arial" w:hAnsi="Arial" w:cs="Arial"/>
        </w:rPr>
        <w:t xml:space="preserve"> </w:t>
      </w:r>
      <w:r w:rsidRPr="009460E3">
        <w:rPr>
          <w:rFonts w:ascii="Arial" w:hAnsi="Arial" w:cs="Arial"/>
          <w:i/>
          <w:iCs/>
        </w:rPr>
        <w:t>Experiment Brain Research</w:t>
      </w:r>
      <w:r w:rsidRPr="009460E3">
        <w:rPr>
          <w:rFonts w:ascii="Arial" w:hAnsi="Arial" w:cs="Arial"/>
        </w:rPr>
        <w:t xml:space="preserve">, </w:t>
      </w:r>
      <w:r w:rsidRPr="009460E3">
        <w:rPr>
          <w:rFonts w:ascii="Arial" w:hAnsi="Arial" w:cs="Arial"/>
          <w:i/>
          <w:iCs/>
        </w:rPr>
        <w:t>5</w:t>
      </w:r>
      <w:r w:rsidRPr="009460E3">
        <w:rPr>
          <w:rFonts w:ascii="Arial" w:hAnsi="Arial" w:cs="Arial"/>
        </w:rPr>
        <w:t>, 314–325.</w:t>
      </w:r>
    </w:p>
    <w:p w14:paraId="2864A067"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Mooser</w:t>
      </w:r>
      <w:proofErr w:type="spellEnd"/>
      <w:r w:rsidRPr="009460E3">
        <w:rPr>
          <w:rFonts w:ascii="Arial" w:hAnsi="Arial" w:cs="Arial"/>
        </w:rPr>
        <w:t xml:space="preserve">, F., </w:t>
      </w:r>
      <w:proofErr w:type="spellStart"/>
      <w:r w:rsidRPr="009460E3">
        <w:rPr>
          <w:rFonts w:ascii="Arial" w:hAnsi="Arial" w:cs="Arial"/>
        </w:rPr>
        <w:t>Bosking</w:t>
      </w:r>
      <w:proofErr w:type="spellEnd"/>
      <w:r w:rsidRPr="009460E3">
        <w:rPr>
          <w:rFonts w:ascii="Arial" w:hAnsi="Arial" w:cs="Arial"/>
        </w:rPr>
        <w:t>, W. H., &amp; Fitzpatrick, D. (2004).</w:t>
      </w:r>
      <w:proofErr w:type="gramEnd"/>
      <w:r w:rsidRPr="009460E3">
        <w:rPr>
          <w:rFonts w:ascii="Arial" w:hAnsi="Arial" w:cs="Arial"/>
        </w:rPr>
        <w:t xml:space="preserve"> </w:t>
      </w:r>
      <w:proofErr w:type="gramStart"/>
      <w:r w:rsidRPr="009460E3">
        <w:rPr>
          <w:rFonts w:ascii="Arial" w:hAnsi="Arial" w:cs="Arial"/>
        </w:rPr>
        <w:t>A morphological basis for orientation tuning in primary visual cortex.</w:t>
      </w:r>
      <w:proofErr w:type="gramEnd"/>
      <w:r w:rsidRPr="009460E3">
        <w:rPr>
          <w:rFonts w:ascii="Arial" w:hAnsi="Arial" w:cs="Arial"/>
        </w:rPr>
        <w:t xml:space="preserve">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7</w:t>
      </w:r>
      <w:r w:rsidRPr="009460E3">
        <w:rPr>
          <w:rFonts w:ascii="Arial" w:hAnsi="Arial" w:cs="Arial"/>
        </w:rPr>
        <w:t>(8), 872–880.</w:t>
      </w:r>
    </w:p>
    <w:p w14:paraId="376A4DE9"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lastRenderedPageBreak/>
        <w:t>Movshon</w:t>
      </w:r>
      <w:proofErr w:type="spellEnd"/>
      <w:r w:rsidRPr="009460E3">
        <w:rPr>
          <w:rFonts w:ascii="Arial" w:hAnsi="Arial" w:cs="Arial"/>
        </w:rPr>
        <w:t xml:space="preserve">, B. Y. J. A., Thompson, I. D., &amp; </w:t>
      </w:r>
      <w:proofErr w:type="spellStart"/>
      <w:r w:rsidRPr="009460E3">
        <w:rPr>
          <w:rFonts w:ascii="Arial" w:hAnsi="Arial" w:cs="Arial"/>
        </w:rPr>
        <w:t>Tolhurst</w:t>
      </w:r>
      <w:proofErr w:type="spellEnd"/>
      <w:r w:rsidRPr="009460E3">
        <w:rPr>
          <w:rFonts w:ascii="Arial" w:hAnsi="Arial" w:cs="Arial"/>
        </w:rPr>
        <w:t xml:space="preserve">, D. J. (1978). </w:t>
      </w:r>
      <w:proofErr w:type="gramStart"/>
      <w:r w:rsidRPr="009460E3">
        <w:rPr>
          <w:rFonts w:ascii="Arial" w:hAnsi="Arial" w:cs="Arial"/>
        </w:rPr>
        <w:t>Spatial Summation in the Receptive Fields of Simple Cells in the Cat’s Striate Cortex.</w:t>
      </w:r>
      <w:proofErr w:type="gramEnd"/>
      <w:r w:rsidRPr="009460E3">
        <w:rPr>
          <w:rFonts w:ascii="Arial" w:hAnsi="Arial" w:cs="Arial"/>
        </w:rPr>
        <w:t xml:space="preserve">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53–77.</w:t>
      </w:r>
    </w:p>
    <w:p w14:paraId="043BA9DB"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Movshon</w:t>
      </w:r>
      <w:proofErr w:type="spellEnd"/>
      <w:r w:rsidRPr="009460E3">
        <w:rPr>
          <w:rFonts w:ascii="Arial" w:hAnsi="Arial" w:cs="Arial"/>
        </w:rPr>
        <w:t xml:space="preserve">, B. Y. J. A., Thompson, I. D., &amp; </w:t>
      </w:r>
      <w:proofErr w:type="spellStart"/>
      <w:r w:rsidRPr="009460E3">
        <w:rPr>
          <w:rFonts w:ascii="Arial" w:hAnsi="Arial" w:cs="Arial"/>
        </w:rPr>
        <w:t>Tolhurst</w:t>
      </w:r>
      <w:proofErr w:type="spellEnd"/>
      <w:r w:rsidRPr="009460E3">
        <w:rPr>
          <w:rFonts w:ascii="Arial" w:hAnsi="Arial" w:cs="Arial"/>
        </w:rPr>
        <w:t xml:space="preserve">, D. J. (1978). </w:t>
      </w:r>
      <w:proofErr w:type="gramStart"/>
      <w:r w:rsidRPr="009460E3">
        <w:rPr>
          <w:rFonts w:ascii="Arial" w:hAnsi="Arial" w:cs="Arial"/>
        </w:rPr>
        <w:t xml:space="preserve">Spatial and Temporal Contrast Sensitivity of </w:t>
      </w:r>
      <w:proofErr w:type="spellStart"/>
      <w:r w:rsidRPr="009460E3">
        <w:rPr>
          <w:rFonts w:ascii="Arial" w:hAnsi="Arial" w:cs="Arial"/>
        </w:rPr>
        <w:t>Neurones</w:t>
      </w:r>
      <w:proofErr w:type="spellEnd"/>
      <w:r w:rsidRPr="009460E3">
        <w:rPr>
          <w:rFonts w:ascii="Arial" w:hAnsi="Arial" w:cs="Arial"/>
        </w:rPr>
        <w:t xml:space="preserve"> in areas 17 and 18 of the Cat’s Visual Cortex.</w:t>
      </w:r>
      <w:proofErr w:type="gramEnd"/>
      <w:r w:rsidRPr="009460E3">
        <w:rPr>
          <w:rFonts w:ascii="Arial" w:hAnsi="Arial" w:cs="Arial"/>
        </w:rPr>
        <w:t xml:space="preserve"> </w:t>
      </w:r>
      <w:proofErr w:type="gramStart"/>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101–120.</w:t>
      </w:r>
      <w:proofErr w:type="gramEnd"/>
    </w:p>
    <w:p w14:paraId="7FEFF199"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Movshon</w:t>
      </w:r>
      <w:proofErr w:type="spellEnd"/>
      <w:r w:rsidRPr="009460E3">
        <w:rPr>
          <w:rFonts w:ascii="Arial" w:hAnsi="Arial" w:cs="Arial"/>
        </w:rPr>
        <w:t xml:space="preserve">, J. A., Thompson, I. D., &amp; </w:t>
      </w:r>
      <w:proofErr w:type="spellStart"/>
      <w:r w:rsidRPr="009460E3">
        <w:rPr>
          <w:rFonts w:ascii="Arial" w:hAnsi="Arial" w:cs="Arial"/>
        </w:rPr>
        <w:t>Tolhurst</w:t>
      </w:r>
      <w:proofErr w:type="spellEnd"/>
      <w:r w:rsidRPr="009460E3">
        <w:rPr>
          <w:rFonts w:ascii="Arial" w:hAnsi="Arial" w:cs="Arial"/>
        </w:rPr>
        <w:t xml:space="preserve">, D. J. (1978). </w:t>
      </w:r>
      <w:proofErr w:type="gramStart"/>
      <w:r w:rsidRPr="009460E3">
        <w:rPr>
          <w:rFonts w:ascii="Arial" w:hAnsi="Arial" w:cs="Arial"/>
        </w:rPr>
        <w:t>Receptive Field Organization of Complex Cells in the Cat’s Striate Cortex.</w:t>
      </w:r>
      <w:proofErr w:type="gramEnd"/>
      <w:r w:rsidRPr="009460E3">
        <w:rPr>
          <w:rFonts w:ascii="Arial" w:hAnsi="Arial" w:cs="Arial"/>
        </w:rPr>
        <w:t xml:space="preserve">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283</w:t>
      </w:r>
      <w:r w:rsidRPr="009460E3">
        <w:rPr>
          <w:rFonts w:ascii="Arial" w:hAnsi="Arial" w:cs="Arial"/>
        </w:rPr>
        <w:t>, 79–99.</w:t>
      </w:r>
    </w:p>
    <w:p w14:paraId="33147FE1"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Passaglia</w:t>
      </w:r>
      <w:proofErr w:type="spellEnd"/>
      <w:r w:rsidRPr="009460E3">
        <w:rPr>
          <w:rFonts w:ascii="Arial" w:hAnsi="Arial" w:cs="Arial"/>
        </w:rPr>
        <w:t xml:space="preserve">, C. L., Troy, J. B., Lukas, R., &amp; Lee, B. B. (2002). Orientation sensitivity of ganglion cells in primate retina. </w:t>
      </w:r>
      <w:proofErr w:type="gramStart"/>
      <w:r w:rsidRPr="009460E3">
        <w:rPr>
          <w:rFonts w:ascii="Arial" w:hAnsi="Arial" w:cs="Arial"/>
          <w:i/>
          <w:iCs/>
        </w:rPr>
        <w:t>Vision Research</w:t>
      </w:r>
      <w:r w:rsidRPr="009460E3">
        <w:rPr>
          <w:rFonts w:ascii="Arial" w:hAnsi="Arial" w:cs="Arial"/>
        </w:rPr>
        <w:t xml:space="preserve">, </w:t>
      </w:r>
      <w:r w:rsidRPr="009460E3">
        <w:rPr>
          <w:rFonts w:ascii="Arial" w:hAnsi="Arial" w:cs="Arial"/>
          <w:i/>
          <w:iCs/>
        </w:rPr>
        <w:t>42</w:t>
      </w:r>
      <w:r w:rsidRPr="009460E3">
        <w:rPr>
          <w:rFonts w:ascii="Arial" w:hAnsi="Arial" w:cs="Arial"/>
        </w:rPr>
        <w:t>, 683–694.</w:t>
      </w:r>
      <w:proofErr w:type="gramEnd"/>
    </w:p>
    <w:p w14:paraId="347AB9F9" w14:textId="1ED7765C"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Ringach</w:t>
      </w:r>
      <w:proofErr w:type="spellEnd"/>
      <w:r w:rsidRPr="009460E3">
        <w:rPr>
          <w:rFonts w:ascii="Arial" w:hAnsi="Arial" w:cs="Arial"/>
        </w:rPr>
        <w:t xml:space="preserve">, D., Shapley, R. M., &amp; </w:t>
      </w:r>
      <w:proofErr w:type="spellStart"/>
      <w:r w:rsidRPr="009460E3">
        <w:rPr>
          <w:rFonts w:ascii="Arial" w:hAnsi="Arial" w:cs="Arial"/>
        </w:rPr>
        <w:t>Hawken</w:t>
      </w:r>
      <w:proofErr w:type="spellEnd"/>
      <w:r w:rsidRPr="009460E3">
        <w:rPr>
          <w:rFonts w:ascii="Arial" w:hAnsi="Arial" w:cs="Arial"/>
        </w:rPr>
        <w:t xml:space="preserve">, M. J. (2002). Orientation selectivity in macaque V1: diversity and laminar dependence.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22</w:t>
      </w:r>
      <w:r>
        <w:rPr>
          <w:rFonts w:ascii="Arial" w:hAnsi="Arial" w:cs="Arial"/>
        </w:rPr>
        <w:t>(13), 5639–5651.</w:t>
      </w:r>
    </w:p>
    <w:p w14:paraId="633D5A20" w14:textId="77777777"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Rosenquist</w:t>
      </w:r>
      <w:proofErr w:type="spellEnd"/>
      <w:r w:rsidRPr="009460E3">
        <w:rPr>
          <w:rFonts w:ascii="Arial" w:hAnsi="Arial" w:cs="Arial"/>
        </w:rPr>
        <w:t>, A. C., &amp; Palmer, L. A. (1971).</w:t>
      </w:r>
      <w:proofErr w:type="gramEnd"/>
      <w:r w:rsidRPr="009460E3">
        <w:rPr>
          <w:rFonts w:ascii="Arial" w:hAnsi="Arial" w:cs="Arial"/>
        </w:rPr>
        <w:t xml:space="preserve"> </w:t>
      </w:r>
      <w:proofErr w:type="gramStart"/>
      <w:r w:rsidRPr="009460E3">
        <w:rPr>
          <w:rFonts w:ascii="Arial" w:hAnsi="Arial" w:cs="Arial"/>
        </w:rPr>
        <w:t xml:space="preserve">Visual Receptive Field Properties of Cells of the Superior </w:t>
      </w:r>
      <w:proofErr w:type="spellStart"/>
      <w:r w:rsidRPr="009460E3">
        <w:rPr>
          <w:rFonts w:ascii="Arial" w:hAnsi="Arial" w:cs="Arial"/>
        </w:rPr>
        <w:t>Colliculus</w:t>
      </w:r>
      <w:proofErr w:type="spellEnd"/>
      <w:r w:rsidRPr="009460E3">
        <w:rPr>
          <w:rFonts w:ascii="Arial" w:hAnsi="Arial" w:cs="Arial"/>
        </w:rPr>
        <w:t xml:space="preserve"> after Cortical Lesions in the Cat.</w:t>
      </w:r>
      <w:proofErr w:type="gramEnd"/>
      <w:r w:rsidRPr="009460E3">
        <w:rPr>
          <w:rFonts w:ascii="Arial" w:hAnsi="Arial" w:cs="Arial"/>
        </w:rPr>
        <w:t xml:space="preserve"> </w:t>
      </w:r>
      <w:proofErr w:type="gramStart"/>
      <w:r w:rsidRPr="009460E3">
        <w:rPr>
          <w:rFonts w:ascii="Arial" w:hAnsi="Arial" w:cs="Arial"/>
          <w:i/>
          <w:iCs/>
        </w:rPr>
        <w:t>Experimental Neurology</w:t>
      </w:r>
      <w:r w:rsidRPr="009460E3">
        <w:rPr>
          <w:rFonts w:ascii="Arial" w:hAnsi="Arial" w:cs="Arial"/>
        </w:rPr>
        <w:t xml:space="preserve">, </w:t>
      </w:r>
      <w:r w:rsidRPr="009460E3">
        <w:rPr>
          <w:rFonts w:ascii="Arial" w:hAnsi="Arial" w:cs="Arial"/>
          <w:i/>
          <w:iCs/>
        </w:rPr>
        <w:t>33</w:t>
      </w:r>
      <w:r w:rsidRPr="009460E3">
        <w:rPr>
          <w:rFonts w:ascii="Arial" w:hAnsi="Arial" w:cs="Arial"/>
        </w:rPr>
        <w:t>, 629–652.</w:t>
      </w:r>
      <w:proofErr w:type="gramEnd"/>
    </w:p>
    <w:p w14:paraId="43B76134"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Schiller, P. H., &amp; </w:t>
      </w:r>
      <w:proofErr w:type="spellStart"/>
      <w:r w:rsidRPr="009460E3">
        <w:rPr>
          <w:rFonts w:ascii="Arial" w:hAnsi="Arial" w:cs="Arial"/>
        </w:rPr>
        <w:t>Malpeli</w:t>
      </w:r>
      <w:proofErr w:type="spellEnd"/>
      <w:r w:rsidRPr="009460E3">
        <w:rPr>
          <w:rFonts w:ascii="Arial" w:hAnsi="Arial" w:cs="Arial"/>
        </w:rPr>
        <w:t xml:space="preserve">, J. G. (1977). </w:t>
      </w:r>
      <w:proofErr w:type="gramStart"/>
      <w:r w:rsidRPr="009460E3">
        <w:rPr>
          <w:rFonts w:ascii="Arial" w:hAnsi="Arial" w:cs="Arial"/>
        </w:rPr>
        <w:t xml:space="preserve">Properties and </w:t>
      </w:r>
      <w:proofErr w:type="spellStart"/>
      <w:r w:rsidRPr="009460E3">
        <w:rPr>
          <w:rFonts w:ascii="Arial" w:hAnsi="Arial" w:cs="Arial"/>
        </w:rPr>
        <w:t>Tectal</w:t>
      </w:r>
      <w:proofErr w:type="spellEnd"/>
      <w:r w:rsidRPr="009460E3">
        <w:rPr>
          <w:rFonts w:ascii="Arial" w:hAnsi="Arial" w:cs="Arial"/>
        </w:rPr>
        <w:t xml:space="preserve"> Projections of Monkey Retinal Ganglion Cells.</w:t>
      </w:r>
      <w:proofErr w:type="gramEnd"/>
      <w:r w:rsidRPr="009460E3">
        <w:rPr>
          <w:rFonts w:ascii="Arial" w:hAnsi="Arial" w:cs="Arial"/>
        </w:rPr>
        <w:t xml:space="preserve">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40</w:t>
      </w:r>
      <w:r w:rsidRPr="009460E3">
        <w:rPr>
          <w:rFonts w:ascii="Arial" w:hAnsi="Arial" w:cs="Arial"/>
        </w:rPr>
        <w:t>(2), 428–445.</w:t>
      </w:r>
    </w:p>
    <w:p w14:paraId="6D18F116" w14:textId="4AAA0E62"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Shapley, R., &amp; Perry, V. H. (1986). </w:t>
      </w:r>
      <w:proofErr w:type="gramStart"/>
      <w:r w:rsidRPr="009460E3">
        <w:rPr>
          <w:rFonts w:ascii="Arial" w:hAnsi="Arial" w:cs="Arial"/>
        </w:rPr>
        <w:t>Cat and Monkey retinal ganglion cells an</w:t>
      </w:r>
      <w:r>
        <w:rPr>
          <w:rFonts w:ascii="Arial" w:hAnsi="Arial" w:cs="Arial"/>
        </w:rPr>
        <w:t>d their visual functional roles</w:t>
      </w:r>
      <w:r w:rsidRPr="009460E3">
        <w:rPr>
          <w:rFonts w:ascii="Arial" w:hAnsi="Arial" w:cs="Arial"/>
        </w:rPr>
        <w:t>.</w:t>
      </w:r>
      <w:proofErr w:type="gramEnd"/>
      <w:r w:rsidRPr="009460E3">
        <w:rPr>
          <w:rFonts w:ascii="Arial" w:hAnsi="Arial" w:cs="Arial"/>
        </w:rPr>
        <w:t xml:space="preserve"> </w:t>
      </w:r>
      <w:proofErr w:type="gramStart"/>
      <w:r w:rsidRPr="009460E3">
        <w:rPr>
          <w:rFonts w:ascii="Arial" w:hAnsi="Arial" w:cs="Arial"/>
          <w:i/>
          <w:iCs/>
        </w:rPr>
        <w:t xml:space="preserve">Trends in </w:t>
      </w:r>
      <w:proofErr w:type="spellStart"/>
      <w:r w:rsidRPr="009460E3">
        <w:rPr>
          <w:rFonts w:ascii="Arial" w:hAnsi="Arial" w:cs="Arial"/>
          <w:i/>
          <w:iCs/>
        </w:rPr>
        <w:t>Neuronsciences</w:t>
      </w:r>
      <w:proofErr w:type="spellEnd"/>
      <w:r w:rsidRPr="009460E3">
        <w:rPr>
          <w:rFonts w:ascii="Arial" w:hAnsi="Arial" w:cs="Arial"/>
        </w:rPr>
        <w:t xml:space="preserve">, </w:t>
      </w:r>
      <w:r w:rsidRPr="009460E3">
        <w:rPr>
          <w:rFonts w:ascii="Arial" w:hAnsi="Arial" w:cs="Arial"/>
          <w:i/>
          <w:iCs/>
        </w:rPr>
        <w:t>9</w:t>
      </w:r>
      <w:r w:rsidRPr="009460E3">
        <w:rPr>
          <w:rFonts w:ascii="Arial" w:hAnsi="Arial" w:cs="Arial"/>
        </w:rPr>
        <w:t>, 229–235.</w:t>
      </w:r>
      <w:proofErr w:type="gramEnd"/>
      <w:r w:rsidRPr="009460E3">
        <w:rPr>
          <w:rFonts w:ascii="Arial" w:hAnsi="Arial" w:cs="Arial"/>
        </w:rPr>
        <w:t xml:space="preserve"> </w:t>
      </w:r>
    </w:p>
    <w:p w14:paraId="70E5DA17"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lastRenderedPageBreak/>
        <w:t xml:space="preserve">Sherrington, C. (1947). </w:t>
      </w:r>
      <w:proofErr w:type="gramStart"/>
      <w:r w:rsidRPr="009460E3">
        <w:rPr>
          <w:rFonts w:ascii="Arial" w:hAnsi="Arial" w:cs="Arial"/>
          <w:i/>
          <w:iCs/>
        </w:rPr>
        <w:t>The Integrative Action of the Nervous System</w:t>
      </w:r>
      <w:r w:rsidRPr="009460E3">
        <w:rPr>
          <w:rFonts w:ascii="Arial" w:hAnsi="Arial" w:cs="Arial"/>
        </w:rPr>
        <w:t>.</w:t>
      </w:r>
      <w:proofErr w:type="gramEnd"/>
      <w:r w:rsidRPr="009460E3">
        <w:rPr>
          <w:rFonts w:ascii="Arial" w:hAnsi="Arial" w:cs="Arial"/>
        </w:rPr>
        <w:t xml:space="preserve"> New Haven: Yale University Press.</w:t>
      </w:r>
    </w:p>
    <w:p w14:paraId="3CECA35C" w14:textId="0D00B552" w:rsidR="009460E3" w:rsidRPr="009460E3" w:rsidRDefault="009460E3" w:rsidP="009460E3">
      <w:pPr>
        <w:pStyle w:val="NormalWeb"/>
        <w:spacing w:line="480" w:lineRule="auto"/>
        <w:ind w:left="480" w:hanging="480"/>
        <w:rPr>
          <w:rFonts w:ascii="Arial" w:hAnsi="Arial" w:cs="Arial"/>
        </w:rPr>
      </w:pPr>
      <w:proofErr w:type="gramStart"/>
      <w:r w:rsidRPr="009460E3">
        <w:rPr>
          <w:rFonts w:ascii="Arial" w:hAnsi="Arial" w:cs="Arial"/>
        </w:rPr>
        <w:t xml:space="preserve">Shi, X., </w:t>
      </w:r>
      <w:proofErr w:type="spellStart"/>
      <w:r w:rsidRPr="009460E3">
        <w:rPr>
          <w:rFonts w:ascii="Arial" w:hAnsi="Arial" w:cs="Arial"/>
        </w:rPr>
        <w:t>Barchini</w:t>
      </w:r>
      <w:proofErr w:type="spellEnd"/>
      <w:r w:rsidRPr="009460E3">
        <w:rPr>
          <w:rFonts w:ascii="Arial" w:hAnsi="Arial" w:cs="Arial"/>
        </w:rPr>
        <w:t xml:space="preserve">, J., </w:t>
      </w:r>
      <w:proofErr w:type="spellStart"/>
      <w:r w:rsidRPr="009460E3">
        <w:rPr>
          <w:rFonts w:ascii="Arial" w:hAnsi="Arial" w:cs="Arial"/>
        </w:rPr>
        <w:t>Ledesma</w:t>
      </w:r>
      <w:proofErr w:type="spellEnd"/>
      <w:r w:rsidRPr="009460E3">
        <w:rPr>
          <w:rFonts w:ascii="Arial" w:hAnsi="Arial" w:cs="Arial"/>
        </w:rPr>
        <w:t xml:space="preserve">, H. A., </w:t>
      </w:r>
      <w:proofErr w:type="spellStart"/>
      <w:r w:rsidRPr="009460E3">
        <w:rPr>
          <w:rFonts w:ascii="Arial" w:hAnsi="Arial" w:cs="Arial"/>
        </w:rPr>
        <w:t>Koren</w:t>
      </w:r>
      <w:proofErr w:type="spellEnd"/>
      <w:r w:rsidRPr="009460E3">
        <w:rPr>
          <w:rFonts w:ascii="Arial" w:hAnsi="Arial" w:cs="Arial"/>
        </w:rPr>
        <w:t>, D., Jin, Y., Liu, X., … Eye, T. (2017).</w:t>
      </w:r>
      <w:proofErr w:type="gramEnd"/>
      <w:r w:rsidRPr="009460E3">
        <w:rPr>
          <w:rFonts w:ascii="Arial" w:hAnsi="Arial" w:cs="Arial"/>
        </w:rPr>
        <w:t xml:space="preserve"> </w:t>
      </w:r>
      <w:proofErr w:type="gramStart"/>
      <w:r w:rsidRPr="009460E3">
        <w:rPr>
          <w:rFonts w:ascii="Arial" w:hAnsi="Arial" w:cs="Arial"/>
        </w:rPr>
        <w:t xml:space="preserve">Retinal Origin of Direction Selectivity in the Superior </w:t>
      </w:r>
      <w:proofErr w:type="spellStart"/>
      <w:r w:rsidRPr="009460E3">
        <w:rPr>
          <w:rFonts w:ascii="Arial" w:hAnsi="Arial" w:cs="Arial"/>
        </w:rPr>
        <w:t>Colliculus</w:t>
      </w:r>
      <w:proofErr w:type="spellEnd"/>
      <w:r w:rsidRPr="009460E3">
        <w:rPr>
          <w:rFonts w:ascii="Arial" w:hAnsi="Arial" w:cs="Arial"/>
        </w:rPr>
        <w:t>.</w:t>
      </w:r>
      <w:proofErr w:type="gramEnd"/>
      <w:r w:rsidRPr="009460E3">
        <w:rPr>
          <w:rFonts w:ascii="Arial" w:hAnsi="Arial" w:cs="Arial"/>
        </w:rPr>
        <w:t xml:space="preserve">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20</w:t>
      </w:r>
      <w:r>
        <w:rPr>
          <w:rFonts w:ascii="Arial" w:hAnsi="Arial" w:cs="Arial"/>
        </w:rPr>
        <w:t>(4), 550–558.</w:t>
      </w:r>
    </w:p>
    <w:p w14:paraId="5D43D5C4" w14:textId="6F38D544"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Shou</w:t>
      </w:r>
      <w:proofErr w:type="spellEnd"/>
      <w:r w:rsidRPr="009460E3">
        <w:rPr>
          <w:rFonts w:ascii="Arial" w:hAnsi="Arial" w:cs="Arial"/>
        </w:rPr>
        <w:t xml:space="preserve">, T., &amp; </w:t>
      </w:r>
      <w:proofErr w:type="spellStart"/>
      <w:r w:rsidRPr="009460E3">
        <w:rPr>
          <w:rFonts w:ascii="Arial" w:hAnsi="Arial" w:cs="Arial"/>
        </w:rPr>
        <w:t>Leventhal</w:t>
      </w:r>
      <w:proofErr w:type="spellEnd"/>
      <w:r w:rsidRPr="009460E3">
        <w:rPr>
          <w:rFonts w:ascii="Arial" w:hAnsi="Arial" w:cs="Arial"/>
        </w:rPr>
        <w:t>, A. (1989).</w:t>
      </w:r>
      <w:proofErr w:type="gramEnd"/>
      <w:r w:rsidRPr="009460E3">
        <w:rPr>
          <w:rFonts w:ascii="Arial" w:hAnsi="Arial" w:cs="Arial"/>
        </w:rPr>
        <w:t xml:space="preserve"> Organized arrangement of orientation-sensitive relay cells in the cat’s dorsal lateral geniculate nucleus.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9</w:t>
      </w:r>
      <w:r w:rsidRPr="009460E3">
        <w:rPr>
          <w:rFonts w:ascii="Arial" w:hAnsi="Arial" w:cs="Arial"/>
        </w:rPr>
        <w:t>(12), 4287–4302.</w:t>
      </w:r>
    </w:p>
    <w:p w14:paraId="0E6C95C6"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Smith, E. L., Chino, Y. M., </w:t>
      </w:r>
      <w:proofErr w:type="spellStart"/>
      <w:r w:rsidRPr="009460E3">
        <w:rPr>
          <w:rFonts w:ascii="Arial" w:hAnsi="Arial" w:cs="Arial"/>
        </w:rPr>
        <w:t>Ridder</w:t>
      </w:r>
      <w:proofErr w:type="spellEnd"/>
      <w:r w:rsidRPr="009460E3">
        <w:rPr>
          <w:rFonts w:ascii="Arial" w:hAnsi="Arial" w:cs="Arial"/>
        </w:rPr>
        <w:t xml:space="preserve">, W. H., Kitagawa, K., &amp; Langston, A. (1990). </w:t>
      </w:r>
      <w:proofErr w:type="gramStart"/>
      <w:r w:rsidRPr="009460E3">
        <w:rPr>
          <w:rFonts w:ascii="Arial" w:hAnsi="Arial" w:cs="Arial"/>
        </w:rPr>
        <w:t>Orientation bias of neurons in the lateral geniculate nucleus of Macaque monkeys.</w:t>
      </w:r>
      <w:proofErr w:type="gramEnd"/>
      <w:r w:rsidRPr="009460E3">
        <w:rPr>
          <w:rFonts w:ascii="Arial" w:hAnsi="Arial" w:cs="Arial"/>
        </w:rPr>
        <w:t xml:space="preserve"> </w:t>
      </w:r>
      <w:proofErr w:type="gramStart"/>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5</w:t>
      </w:r>
      <w:r w:rsidRPr="009460E3">
        <w:rPr>
          <w:rFonts w:ascii="Arial" w:hAnsi="Arial" w:cs="Arial"/>
        </w:rPr>
        <w:t>, 525–545.</w:t>
      </w:r>
      <w:proofErr w:type="gramEnd"/>
    </w:p>
    <w:p w14:paraId="76BA9109" w14:textId="77777777" w:rsidR="009460E3" w:rsidRPr="009460E3" w:rsidRDefault="009460E3" w:rsidP="009460E3">
      <w:pPr>
        <w:pStyle w:val="NormalWeb"/>
        <w:spacing w:line="480" w:lineRule="auto"/>
        <w:ind w:left="480" w:hanging="480"/>
        <w:rPr>
          <w:rFonts w:ascii="Arial" w:hAnsi="Arial" w:cs="Arial"/>
        </w:rPr>
      </w:pPr>
      <w:proofErr w:type="gramStart"/>
      <w:r w:rsidRPr="009460E3">
        <w:rPr>
          <w:rFonts w:ascii="Arial" w:hAnsi="Arial" w:cs="Arial"/>
        </w:rPr>
        <w:t>So, Y. T., &amp; Shapley, R. (1981).</w:t>
      </w:r>
      <w:proofErr w:type="gramEnd"/>
      <w:r w:rsidRPr="009460E3">
        <w:rPr>
          <w:rFonts w:ascii="Arial" w:hAnsi="Arial" w:cs="Arial"/>
        </w:rPr>
        <w:t xml:space="preserve"> Spatial Tuning of Cells In and Around Lateral Geniculate Nucleus of the Cat : X and Y Relay Cells and </w:t>
      </w:r>
      <w:proofErr w:type="spellStart"/>
      <w:r w:rsidRPr="009460E3">
        <w:rPr>
          <w:rFonts w:ascii="Arial" w:hAnsi="Arial" w:cs="Arial"/>
        </w:rPr>
        <w:t>Perigeniculate</w:t>
      </w:r>
      <w:proofErr w:type="spellEnd"/>
      <w:r w:rsidRPr="009460E3">
        <w:rPr>
          <w:rFonts w:ascii="Arial" w:hAnsi="Arial" w:cs="Arial"/>
        </w:rPr>
        <w:t xml:space="preserve"> Interneurons.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45</w:t>
      </w:r>
      <w:r w:rsidRPr="009460E3">
        <w:rPr>
          <w:rFonts w:ascii="Arial" w:hAnsi="Arial" w:cs="Arial"/>
        </w:rPr>
        <w:t>(1), 107–120.</w:t>
      </w:r>
    </w:p>
    <w:p w14:paraId="6E5B0ABE" w14:textId="77777777" w:rsidR="009460E3" w:rsidRPr="009460E3" w:rsidRDefault="009460E3" w:rsidP="009460E3">
      <w:pPr>
        <w:pStyle w:val="NormalWeb"/>
        <w:spacing w:line="480" w:lineRule="auto"/>
        <w:ind w:left="480" w:hanging="480"/>
        <w:rPr>
          <w:rFonts w:ascii="Arial" w:hAnsi="Arial" w:cs="Arial"/>
        </w:rPr>
      </w:pPr>
      <w:proofErr w:type="gramStart"/>
      <w:r w:rsidRPr="009460E3">
        <w:rPr>
          <w:rFonts w:ascii="Arial" w:hAnsi="Arial" w:cs="Arial"/>
        </w:rPr>
        <w:t xml:space="preserve">Sterling, P., &amp; </w:t>
      </w:r>
      <w:proofErr w:type="spellStart"/>
      <w:r w:rsidRPr="009460E3">
        <w:rPr>
          <w:rFonts w:ascii="Arial" w:hAnsi="Arial" w:cs="Arial"/>
        </w:rPr>
        <w:t>Wickelgren</w:t>
      </w:r>
      <w:proofErr w:type="spellEnd"/>
      <w:r w:rsidRPr="009460E3">
        <w:rPr>
          <w:rFonts w:ascii="Arial" w:hAnsi="Arial" w:cs="Arial"/>
        </w:rPr>
        <w:t>, B. C. (1969).</w:t>
      </w:r>
      <w:proofErr w:type="gramEnd"/>
      <w:r w:rsidRPr="009460E3">
        <w:rPr>
          <w:rFonts w:ascii="Arial" w:hAnsi="Arial" w:cs="Arial"/>
        </w:rPr>
        <w:t xml:space="preserve"> </w:t>
      </w:r>
      <w:proofErr w:type="gramStart"/>
      <w:r w:rsidRPr="009460E3">
        <w:rPr>
          <w:rFonts w:ascii="Arial" w:hAnsi="Arial" w:cs="Arial"/>
        </w:rPr>
        <w:t xml:space="preserve">Visual Receptive Fields in the Superior </w:t>
      </w:r>
      <w:proofErr w:type="spellStart"/>
      <w:r w:rsidRPr="009460E3">
        <w:rPr>
          <w:rFonts w:ascii="Arial" w:hAnsi="Arial" w:cs="Arial"/>
        </w:rPr>
        <w:t>Colliculus</w:t>
      </w:r>
      <w:proofErr w:type="spellEnd"/>
      <w:r w:rsidRPr="009460E3">
        <w:rPr>
          <w:rFonts w:ascii="Arial" w:hAnsi="Arial" w:cs="Arial"/>
        </w:rPr>
        <w:t xml:space="preserve"> of the Cat.</w:t>
      </w:r>
      <w:proofErr w:type="gramEnd"/>
      <w:r w:rsidRPr="009460E3">
        <w:rPr>
          <w:rFonts w:ascii="Arial" w:hAnsi="Arial" w:cs="Arial"/>
        </w:rPr>
        <w:t xml:space="preserve">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1–15.</w:t>
      </w:r>
    </w:p>
    <w:p w14:paraId="35B7FA42" w14:textId="7777777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Sun, W., Tan, Z., </w:t>
      </w:r>
      <w:proofErr w:type="spellStart"/>
      <w:r w:rsidRPr="009460E3">
        <w:rPr>
          <w:rFonts w:ascii="Arial" w:hAnsi="Arial" w:cs="Arial"/>
        </w:rPr>
        <w:t>Mensh</w:t>
      </w:r>
      <w:proofErr w:type="spellEnd"/>
      <w:r w:rsidRPr="009460E3">
        <w:rPr>
          <w:rFonts w:ascii="Arial" w:hAnsi="Arial" w:cs="Arial"/>
        </w:rPr>
        <w:t xml:space="preserve">, B. D., &amp; </w:t>
      </w:r>
      <w:proofErr w:type="spellStart"/>
      <w:r w:rsidRPr="009460E3">
        <w:rPr>
          <w:rFonts w:ascii="Arial" w:hAnsi="Arial" w:cs="Arial"/>
        </w:rPr>
        <w:t>Ji</w:t>
      </w:r>
      <w:proofErr w:type="spellEnd"/>
      <w:r w:rsidRPr="009460E3">
        <w:rPr>
          <w:rFonts w:ascii="Arial" w:hAnsi="Arial" w:cs="Arial"/>
        </w:rPr>
        <w:t xml:space="preserve">, N. (2016). Thalamus provides layer 4 of primary visual cortex with orientation- and direction-tuned inputs. </w:t>
      </w:r>
      <w:r w:rsidRPr="009460E3">
        <w:rPr>
          <w:rFonts w:ascii="Arial" w:hAnsi="Arial" w:cs="Arial"/>
          <w:i/>
          <w:iCs/>
        </w:rPr>
        <w:t>Nature Neuroscience</w:t>
      </w:r>
      <w:r w:rsidRPr="009460E3">
        <w:rPr>
          <w:rFonts w:ascii="Arial" w:hAnsi="Arial" w:cs="Arial"/>
        </w:rPr>
        <w:t xml:space="preserve">, </w:t>
      </w:r>
      <w:r w:rsidRPr="009460E3">
        <w:rPr>
          <w:rFonts w:ascii="Arial" w:hAnsi="Arial" w:cs="Arial"/>
          <w:i/>
          <w:iCs/>
        </w:rPr>
        <w:t>19</w:t>
      </w:r>
      <w:r w:rsidRPr="009460E3">
        <w:rPr>
          <w:rFonts w:ascii="Arial" w:hAnsi="Arial" w:cs="Arial"/>
        </w:rPr>
        <w:t>(2), 308–315.</w:t>
      </w:r>
    </w:p>
    <w:p w14:paraId="6E088AB8" w14:textId="725A80AB"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lastRenderedPageBreak/>
        <w:t>Tailby</w:t>
      </w:r>
      <w:proofErr w:type="spellEnd"/>
      <w:r w:rsidRPr="009460E3">
        <w:rPr>
          <w:rFonts w:ascii="Arial" w:hAnsi="Arial" w:cs="Arial"/>
        </w:rPr>
        <w:t xml:space="preserve">, C., Cheong, S. K., </w:t>
      </w:r>
      <w:proofErr w:type="spellStart"/>
      <w:r w:rsidRPr="009460E3">
        <w:rPr>
          <w:rFonts w:ascii="Arial" w:hAnsi="Arial" w:cs="Arial"/>
        </w:rPr>
        <w:t>Pietersen</w:t>
      </w:r>
      <w:proofErr w:type="spellEnd"/>
      <w:r w:rsidRPr="009460E3">
        <w:rPr>
          <w:rFonts w:ascii="Arial" w:hAnsi="Arial" w:cs="Arial"/>
        </w:rPr>
        <w:t xml:space="preserve">, A. N., Solomon, S. G., &amp; Martin, P. R. (2012). </w:t>
      </w:r>
      <w:proofErr w:type="spellStart"/>
      <w:r w:rsidRPr="009460E3">
        <w:rPr>
          <w:rFonts w:ascii="Arial" w:hAnsi="Arial" w:cs="Arial"/>
        </w:rPr>
        <w:t>Colour</w:t>
      </w:r>
      <w:proofErr w:type="spellEnd"/>
      <w:r w:rsidRPr="009460E3">
        <w:rPr>
          <w:rFonts w:ascii="Arial" w:hAnsi="Arial" w:cs="Arial"/>
        </w:rPr>
        <w:t xml:space="preserve"> and pattern selectivity of receptive fields in superior </w:t>
      </w:r>
      <w:proofErr w:type="spellStart"/>
      <w:r w:rsidRPr="009460E3">
        <w:rPr>
          <w:rFonts w:ascii="Arial" w:hAnsi="Arial" w:cs="Arial"/>
        </w:rPr>
        <w:t>colliculus</w:t>
      </w:r>
      <w:proofErr w:type="spellEnd"/>
      <w:r w:rsidRPr="009460E3">
        <w:rPr>
          <w:rFonts w:ascii="Arial" w:hAnsi="Arial" w:cs="Arial"/>
        </w:rPr>
        <w:t xml:space="preserve"> of marmoset monkeys. </w:t>
      </w:r>
      <w:r w:rsidRPr="009460E3">
        <w:rPr>
          <w:rFonts w:ascii="Arial" w:hAnsi="Arial" w:cs="Arial"/>
          <w:i/>
          <w:iCs/>
        </w:rPr>
        <w:t>Journal of Physiology</w:t>
      </w:r>
      <w:r w:rsidRPr="009460E3">
        <w:rPr>
          <w:rFonts w:ascii="Arial" w:hAnsi="Arial" w:cs="Arial"/>
        </w:rPr>
        <w:t xml:space="preserve">, </w:t>
      </w:r>
      <w:r w:rsidRPr="009460E3">
        <w:rPr>
          <w:rFonts w:ascii="Arial" w:hAnsi="Arial" w:cs="Arial"/>
          <w:i/>
          <w:iCs/>
        </w:rPr>
        <w:t>590</w:t>
      </w:r>
      <w:r w:rsidRPr="009460E3">
        <w:rPr>
          <w:rFonts w:ascii="Arial" w:hAnsi="Arial" w:cs="Arial"/>
        </w:rPr>
        <w:t xml:space="preserve">(16), 4061–4077. </w:t>
      </w:r>
    </w:p>
    <w:p w14:paraId="58BE9F64" w14:textId="150720C7"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Tan, A. Y. Y., Brown, B. D., Scholl, B., </w:t>
      </w:r>
      <w:proofErr w:type="spellStart"/>
      <w:r w:rsidRPr="009460E3">
        <w:rPr>
          <w:rFonts w:ascii="Arial" w:hAnsi="Arial" w:cs="Arial"/>
        </w:rPr>
        <w:t>Mohanty</w:t>
      </w:r>
      <w:proofErr w:type="spellEnd"/>
      <w:r w:rsidRPr="009460E3">
        <w:rPr>
          <w:rFonts w:ascii="Arial" w:hAnsi="Arial" w:cs="Arial"/>
        </w:rPr>
        <w:t xml:space="preserve">, D., &amp; </w:t>
      </w:r>
      <w:proofErr w:type="spellStart"/>
      <w:r w:rsidRPr="009460E3">
        <w:rPr>
          <w:rFonts w:ascii="Arial" w:hAnsi="Arial" w:cs="Arial"/>
        </w:rPr>
        <w:t>Priebe</w:t>
      </w:r>
      <w:proofErr w:type="spellEnd"/>
      <w:r w:rsidRPr="009460E3">
        <w:rPr>
          <w:rFonts w:ascii="Arial" w:hAnsi="Arial" w:cs="Arial"/>
        </w:rPr>
        <w:t xml:space="preserve">, N. J. (2011). Orientation Selectivity of Synaptic Input to Neurons in Mouse and Cat Primary Visual Cortex.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31</w:t>
      </w:r>
      <w:r w:rsidRPr="009460E3">
        <w:rPr>
          <w:rFonts w:ascii="Arial" w:hAnsi="Arial" w:cs="Arial"/>
        </w:rPr>
        <w:t xml:space="preserve">(34), 12339–12350. </w:t>
      </w:r>
    </w:p>
    <w:p w14:paraId="23F5A48F"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Tigges</w:t>
      </w:r>
      <w:proofErr w:type="spellEnd"/>
      <w:r w:rsidRPr="009460E3">
        <w:rPr>
          <w:rFonts w:ascii="Arial" w:hAnsi="Arial" w:cs="Arial"/>
        </w:rPr>
        <w:t xml:space="preserve">, J., &amp; </w:t>
      </w:r>
      <w:proofErr w:type="spellStart"/>
      <w:r w:rsidRPr="009460E3">
        <w:rPr>
          <w:rFonts w:ascii="Arial" w:hAnsi="Arial" w:cs="Arial"/>
        </w:rPr>
        <w:t>Shantha</w:t>
      </w:r>
      <w:proofErr w:type="spellEnd"/>
      <w:r w:rsidRPr="009460E3">
        <w:rPr>
          <w:rFonts w:ascii="Arial" w:hAnsi="Arial" w:cs="Arial"/>
        </w:rPr>
        <w:t xml:space="preserve">, T. R. (1969). </w:t>
      </w:r>
      <w:r w:rsidRPr="009460E3">
        <w:rPr>
          <w:rFonts w:ascii="Arial" w:hAnsi="Arial" w:cs="Arial"/>
          <w:i/>
          <w:iCs/>
        </w:rPr>
        <w:t>Stereotaxic Brain Atlas of the Tree Shrew (</w:t>
      </w:r>
      <w:proofErr w:type="spellStart"/>
      <w:r w:rsidRPr="009460E3">
        <w:rPr>
          <w:rFonts w:ascii="Arial" w:hAnsi="Arial" w:cs="Arial"/>
          <w:i/>
          <w:iCs/>
        </w:rPr>
        <w:t>Tupaia</w:t>
      </w:r>
      <w:proofErr w:type="spellEnd"/>
      <w:r w:rsidRPr="009460E3">
        <w:rPr>
          <w:rFonts w:ascii="Arial" w:hAnsi="Arial" w:cs="Arial"/>
          <w:i/>
          <w:iCs/>
        </w:rPr>
        <w:t xml:space="preserve"> </w:t>
      </w:r>
      <w:proofErr w:type="spellStart"/>
      <w:r w:rsidRPr="009460E3">
        <w:rPr>
          <w:rFonts w:ascii="Arial" w:hAnsi="Arial" w:cs="Arial"/>
          <w:i/>
          <w:iCs/>
        </w:rPr>
        <w:t>glis</w:t>
      </w:r>
      <w:proofErr w:type="spellEnd"/>
      <w:r w:rsidRPr="009460E3">
        <w:rPr>
          <w:rFonts w:ascii="Arial" w:hAnsi="Arial" w:cs="Arial"/>
          <w:i/>
          <w:iCs/>
        </w:rPr>
        <w:t>)</w:t>
      </w:r>
      <w:r w:rsidRPr="009460E3">
        <w:rPr>
          <w:rFonts w:ascii="Arial" w:hAnsi="Arial" w:cs="Arial"/>
        </w:rPr>
        <w:t>.</w:t>
      </w:r>
    </w:p>
    <w:p w14:paraId="21B6C4A3" w14:textId="4D81211F"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 xml:space="preserve">Van </w:t>
      </w:r>
      <w:proofErr w:type="spellStart"/>
      <w:r w:rsidRPr="009460E3">
        <w:rPr>
          <w:rFonts w:ascii="Arial" w:hAnsi="Arial" w:cs="Arial"/>
        </w:rPr>
        <w:t>Hooser</w:t>
      </w:r>
      <w:proofErr w:type="spellEnd"/>
      <w:r w:rsidRPr="009460E3">
        <w:rPr>
          <w:rFonts w:ascii="Arial" w:hAnsi="Arial" w:cs="Arial"/>
        </w:rPr>
        <w:t xml:space="preserve">, S. D., Roy, A., Rhodes, H. J., Culp, J. H., &amp; Fitzpatrick, D. (2013). </w:t>
      </w:r>
      <w:proofErr w:type="gramStart"/>
      <w:r w:rsidRPr="009460E3">
        <w:rPr>
          <w:rFonts w:ascii="Arial" w:hAnsi="Arial" w:cs="Arial"/>
        </w:rPr>
        <w:t>Transformation of receptive field properties from lateral geniculate nucleus to superficial V1 in the tree shrew.</w:t>
      </w:r>
      <w:proofErr w:type="gramEnd"/>
      <w:r w:rsidRPr="009460E3">
        <w:rPr>
          <w:rFonts w:ascii="Arial" w:hAnsi="Arial" w:cs="Arial"/>
        </w:rPr>
        <w:t xml:space="preserve"> </w:t>
      </w:r>
      <w:proofErr w:type="gramStart"/>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33</w:t>
      </w:r>
      <w:r w:rsidRPr="009460E3">
        <w:rPr>
          <w:rFonts w:ascii="Arial" w:hAnsi="Arial" w:cs="Arial"/>
        </w:rPr>
        <w:t>(28), 11494–505.</w:t>
      </w:r>
      <w:proofErr w:type="gramEnd"/>
      <w:r w:rsidRPr="009460E3">
        <w:rPr>
          <w:rFonts w:ascii="Arial" w:hAnsi="Arial" w:cs="Arial"/>
        </w:rPr>
        <w:t xml:space="preserve"> </w:t>
      </w:r>
    </w:p>
    <w:p w14:paraId="7BA26E03" w14:textId="555F1AF3"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Vidyasagar</w:t>
      </w:r>
      <w:proofErr w:type="spellEnd"/>
      <w:r w:rsidRPr="009460E3">
        <w:rPr>
          <w:rFonts w:ascii="Arial" w:hAnsi="Arial" w:cs="Arial"/>
        </w:rPr>
        <w:t xml:space="preserve">, T., &amp; </w:t>
      </w:r>
      <w:proofErr w:type="spellStart"/>
      <w:r w:rsidRPr="009460E3">
        <w:rPr>
          <w:rFonts w:ascii="Arial" w:hAnsi="Arial" w:cs="Arial"/>
        </w:rPr>
        <w:t>Heide</w:t>
      </w:r>
      <w:proofErr w:type="spellEnd"/>
      <w:r w:rsidRPr="009460E3">
        <w:rPr>
          <w:rFonts w:ascii="Arial" w:hAnsi="Arial" w:cs="Arial"/>
        </w:rPr>
        <w:t>, W. (1984).</w:t>
      </w:r>
      <w:proofErr w:type="gramEnd"/>
      <w:r w:rsidRPr="009460E3">
        <w:rPr>
          <w:rFonts w:ascii="Arial" w:hAnsi="Arial" w:cs="Arial"/>
        </w:rPr>
        <w:t xml:space="preserve"> Geniculate orientation biases seen with moving sine wave gratings: implications for a model of simple cell afferent connectivity. </w:t>
      </w:r>
      <w:proofErr w:type="gramStart"/>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57</w:t>
      </w:r>
      <w:r>
        <w:rPr>
          <w:rFonts w:ascii="Arial" w:hAnsi="Arial" w:cs="Arial"/>
        </w:rPr>
        <w:t>, 196–200.</w:t>
      </w:r>
      <w:proofErr w:type="gramEnd"/>
    </w:p>
    <w:p w14:paraId="21637043" w14:textId="55003BEE" w:rsidR="009460E3" w:rsidRPr="009460E3" w:rsidRDefault="009460E3" w:rsidP="009460E3">
      <w:pPr>
        <w:pStyle w:val="NormalWeb"/>
        <w:spacing w:line="480" w:lineRule="auto"/>
        <w:ind w:left="480" w:hanging="480"/>
        <w:rPr>
          <w:rFonts w:ascii="Arial" w:hAnsi="Arial" w:cs="Arial"/>
        </w:rPr>
      </w:pPr>
      <w:proofErr w:type="spellStart"/>
      <w:proofErr w:type="gramStart"/>
      <w:r w:rsidRPr="009460E3">
        <w:rPr>
          <w:rFonts w:ascii="Arial" w:hAnsi="Arial" w:cs="Arial"/>
        </w:rPr>
        <w:t>Vidyasagar</w:t>
      </w:r>
      <w:proofErr w:type="spellEnd"/>
      <w:r w:rsidRPr="009460E3">
        <w:rPr>
          <w:rFonts w:ascii="Arial" w:hAnsi="Arial" w:cs="Arial"/>
        </w:rPr>
        <w:t xml:space="preserve">, T., &amp; </w:t>
      </w:r>
      <w:proofErr w:type="spellStart"/>
      <w:r w:rsidRPr="009460E3">
        <w:rPr>
          <w:rFonts w:ascii="Arial" w:hAnsi="Arial" w:cs="Arial"/>
        </w:rPr>
        <w:t>Urbas</w:t>
      </w:r>
      <w:proofErr w:type="spellEnd"/>
      <w:r w:rsidRPr="009460E3">
        <w:rPr>
          <w:rFonts w:ascii="Arial" w:hAnsi="Arial" w:cs="Arial"/>
        </w:rPr>
        <w:t>, J. (1982).</w:t>
      </w:r>
      <w:proofErr w:type="gramEnd"/>
      <w:r w:rsidRPr="009460E3">
        <w:rPr>
          <w:rFonts w:ascii="Arial" w:hAnsi="Arial" w:cs="Arial"/>
        </w:rPr>
        <w:t xml:space="preserve"> </w:t>
      </w:r>
      <w:proofErr w:type="gramStart"/>
      <w:r w:rsidRPr="009460E3">
        <w:rPr>
          <w:rFonts w:ascii="Arial" w:hAnsi="Arial" w:cs="Arial"/>
        </w:rPr>
        <w:t xml:space="preserve">Orientation sensitivity of cat LGN </w:t>
      </w:r>
      <w:proofErr w:type="spellStart"/>
      <w:r w:rsidRPr="009460E3">
        <w:rPr>
          <w:rFonts w:ascii="Arial" w:hAnsi="Arial" w:cs="Arial"/>
        </w:rPr>
        <w:t>neurones</w:t>
      </w:r>
      <w:proofErr w:type="spellEnd"/>
      <w:r w:rsidRPr="009460E3">
        <w:rPr>
          <w:rFonts w:ascii="Arial" w:hAnsi="Arial" w:cs="Arial"/>
        </w:rPr>
        <w:t xml:space="preserve"> with and without inputs from visual cortical areas 17 and 18.</w:t>
      </w:r>
      <w:proofErr w:type="gramEnd"/>
      <w:r w:rsidRPr="009460E3">
        <w:rPr>
          <w:rFonts w:ascii="Arial" w:hAnsi="Arial" w:cs="Arial"/>
        </w:rPr>
        <w:t xml:space="preserve"> </w:t>
      </w:r>
      <w:proofErr w:type="gramStart"/>
      <w:r w:rsidRPr="009460E3">
        <w:rPr>
          <w:rFonts w:ascii="Arial" w:hAnsi="Arial" w:cs="Arial"/>
          <w:i/>
          <w:iCs/>
        </w:rPr>
        <w:t>Experimental Brain Research</w:t>
      </w:r>
      <w:r w:rsidRPr="009460E3">
        <w:rPr>
          <w:rFonts w:ascii="Arial" w:hAnsi="Arial" w:cs="Arial"/>
        </w:rPr>
        <w:t xml:space="preserve">, </w:t>
      </w:r>
      <w:r w:rsidRPr="009460E3">
        <w:rPr>
          <w:rFonts w:ascii="Arial" w:hAnsi="Arial" w:cs="Arial"/>
          <w:i/>
          <w:iCs/>
        </w:rPr>
        <w:t>46</w:t>
      </w:r>
      <w:r w:rsidRPr="009460E3">
        <w:rPr>
          <w:rFonts w:ascii="Arial" w:hAnsi="Arial" w:cs="Arial"/>
        </w:rPr>
        <w:t>, 157–</w:t>
      </w:r>
      <w:r>
        <w:rPr>
          <w:rFonts w:ascii="Arial" w:hAnsi="Arial" w:cs="Arial"/>
        </w:rPr>
        <w:t>169.</w:t>
      </w:r>
      <w:proofErr w:type="gramEnd"/>
    </w:p>
    <w:p w14:paraId="7ED687E3" w14:textId="0507FEFE"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Vidyasagar</w:t>
      </w:r>
      <w:proofErr w:type="spellEnd"/>
      <w:r w:rsidRPr="009460E3">
        <w:rPr>
          <w:rFonts w:ascii="Arial" w:hAnsi="Arial" w:cs="Arial"/>
        </w:rPr>
        <w:t xml:space="preserve">, T. R., &amp; </w:t>
      </w:r>
      <w:proofErr w:type="spellStart"/>
      <w:r w:rsidRPr="009460E3">
        <w:rPr>
          <w:rFonts w:ascii="Arial" w:hAnsi="Arial" w:cs="Arial"/>
        </w:rPr>
        <w:t>Eysel</w:t>
      </w:r>
      <w:proofErr w:type="spellEnd"/>
      <w:r w:rsidRPr="009460E3">
        <w:rPr>
          <w:rFonts w:ascii="Arial" w:hAnsi="Arial" w:cs="Arial"/>
        </w:rPr>
        <w:t xml:space="preserve">, U. T. (2015). </w:t>
      </w:r>
      <w:proofErr w:type="gramStart"/>
      <w:r w:rsidRPr="009460E3">
        <w:rPr>
          <w:rFonts w:ascii="Arial" w:hAnsi="Arial" w:cs="Arial"/>
        </w:rPr>
        <w:t xml:space="preserve">Origins of feature </w:t>
      </w:r>
      <w:proofErr w:type="spellStart"/>
      <w:r w:rsidRPr="009460E3">
        <w:rPr>
          <w:rFonts w:ascii="Arial" w:hAnsi="Arial" w:cs="Arial"/>
        </w:rPr>
        <w:t>selectivities</w:t>
      </w:r>
      <w:proofErr w:type="spellEnd"/>
      <w:r w:rsidRPr="009460E3">
        <w:rPr>
          <w:rFonts w:ascii="Arial" w:hAnsi="Arial" w:cs="Arial"/>
        </w:rPr>
        <w:t xml:space="preserve"> and maps in the mammalian primary visual cortex.</w:t>
      </w:r>
      <w:proofErr w:type="gramEnd"/>
      <w:r w:rsidRPr="009460E3">
        <w:rPr>
          <w:rFonts w:ascii="Arial" w:hAnsi="Arial" w:cs="Arial"/>
        </w:rPr>
        <w:t xml:space="preserve"> </w:t>
      </w:r>
      <w:r w:rsidRPr="009460E3">
        <w:rPr>
          <w:rFonts w:ascii="Arial" w:hAnsi="Arial" w:cs="Arial"/>
          <w:i/>
          <w:iCs/>
        </w:rPr>
        <w:t>Trends in Neurosciences</w:t>
      </w:r>
      <w:r w:rsidRPr="009460E3">
        <w:rPr>
          <w:rFonts w:ascii="Arial" w:hAnsi="Arial" w:cs="Arial"/>
        </w:rPr>
        <w:t xml:space="preserve">, </w:t>
      </w:r>
      <w:r w:rsidRPr="009460E3">
        <w:rPr>
          <w:rFonts w:ascii="Arial" w:hAnsi="Arial" w:cs="Arial"/>
          <w:i/>
          <w:iCs/>
        </w:rPr>
        <w:t>38</w:t>
      </w:r>
      <w:r w:rsidRPr="009460E3">
        <w:rPr>
          <w:rFonts w:ascii="Arial" w:hAnsi="Arial" w:cs="Arial"/>
        </w:rPr>
        <w:t xml:space="preserve">(4), 475–485. </w:t>
      </w:r>
    </w:p>
    <w:p w14:paraId="07280F99" w14:textId="1ECE0E79" w:rsidR="009460E3" w:rsidRPr="009460E3" w:rsidRDefault="009460E3" w:rsidP="009460E3">
      <w:pPr>
        <w:pStyle w:val="NormalWeb"/>
        <w:spacing w:line="480" w:lineRule="auto"/>
        <w:ind w:left="480" w:hanging="480"/>
        <w:rPr>
          <w:rFonts w:ascii="Arial" w:hAnsi="Arial" w:cs="Arial"/>
        </w:rPr>
      </w:pPr>
      <w:proofErr w:type="gramStart"/>
      <w:r w:rsidRPr="009460E3">
        <w:rPr>
          <w:rFonts w:ascii="Arial" w:hAnsi="Arial" w:cs="Arial"/>
        </w:rPr>
        <w:lastRenderedPageBreak/>
        <w:t xml:space="preserve">Wang, L., </w:t>
      </w:r>
      <w:proofErr w:type="spellStart"/>
      <w:r w:rsidRPr="009460E3">
        <w:rPr>
          <w:rFonts w:ascii="Arial" w:hAnsi="Arial" w:cs="Arial"/>
        </w:rPr>
        <w:t>Sarnaik</w:t>
      </w:r>
      <w:proofErr w:type="spellEnd"/>
      <w:r w:rsidRPr="009460E3">
        <w:rPr>
          <w:rFonts w:ascii="Arial" w:hAnsi="Arial" w:cs="Arial"/>
        </w:rPr>
        <w:t xml:space="preserve">, R., </w:t>
      </w:r>
      <w:proofErr w:type="spellStart"/>
      <w:r w:rsidRPr="009460E3">
        <w:rPr>
          <w:rFonts w:ascii="Arial" w:hAnsi="Arial" w:cs="Arial"/>
        </w:rPr>
        <w:t>Rangarajan</w:t>
      </w:r>
      <w:proofErr w:type="spellEnd"/>
      <w:r w:rsidRPr="009460E3">
        <w:rPr>
          <w:rFonts w:ascii="Arial" w:hAnsi="Arial" w:cs="Arial"/>
        </w:rPr>
        <w:t xml:space="preserve">, K., Liu, X., &amp; </w:t>
      </w:r>
      <w:proofErr w:type="spellStart"/>
      <w:r w:rsidRPr="009460E3">
        <w:rPr>
          <w:rFonts w:ascii="Arial" w:hAnsi="Arial" w:cs="Arial"/>
        </w:rPr>
        <w:t>Cang</w:t>
      </w:r>
      <w:proofErr w:type="spellEnd"/>
      <w:r w:rsidRPr="009460E3">
        <w:rPr>
          <w:rFonts w:ascii="Arial" w:hAnsi="Arial" w:cs="Arial"/>
        </w:rPr>
        <w:t>, J. (2010).</w:t>
      </w:r>
      <w:proofErr w:type="gramEnd"/>
      <w:r w:rsidRPr="009460E3">
        <w:rPr>
          <w:rFonts w:ascii="Arial" w:hAnsi="Arial" w:cs="Arial"/>
        </w:rPr>
        <w:t xml:space="preserve"> </w:t>
      </w:r>
      <w:proofErr w:type="gramStart"/>
      <w:r w:rsidRPr="009460E3">
        <w:rPr>
          <w:rFonts w:ascii="Arial" w:hAnsi="Arial" w:cs="Arial"/>
        </w:rPr>
        <w:t xml:space="preserve">Visual Receptive Field Properties of Neurons in the Superficial Superior </w:t>
      </w:r>
      <w:proofErr w:type="spellStart"/>
      <w:r w:rsidRPr="009460E3">
        <w:rPr>
          <w:rFonts w:ascii="Arial" w:hAnsi="Arial" w:cs="Arial"/>
        </w:rPr>
        <w:t>Colliculus</w:t>
      </w:r>
      <w:proofErr w:type="spellEnd"/>
      <w:r w:rsidRPr="009460E3">
        <w:rPr>
          <w:rFonts w:ascii="Arial" w:hAnsi="Arial" w:cs="Arial"/>
        </w:rPr>
        <w:t xml:space="preserve"> of the Mouse.</w:t>
      </w:r>
      <w:proofErr w:type="gramEnd"/>
      <w:r w:rsidRPr="009460E3">
        <w:rPr>
          <w:rFonts w:ascii="Arial" w:hAnsi="Arial" w:cs="Arial"/>
        </w:rPr>
        <w:t xml:space="preserve"> </w:t>
      </w:r>
      <w:r w:rsidRPr="009460E3">
        <w:rPr>
          <w:rFonts w:ascii="Arial" w:hAnsi="Arial" w:cs="Arial"/>
          <w:i/>
          <w:iCs/>
        </w:rPr>
        <w:t>The Journal of Neuroscience</w:t>
      </w:r>
      <w:r w:rsidRPr="009460E3">
        <w:rPr>
          <w:rFonts w:ascii="Arial" w:hAnsi="Arial" w:cs="Arial"/>
        </w:rPr>
        <w:t xml:space="preserve">, </w:t>
      </w:r>
      <w:r w:rsidRPr="009460E3">
        <w:rPr>
          <w:rFonts w:ascii="Arial" w:hAnsi="Arial" w:cs="Arial"/>
          <w:i/>
          <w:iCs/>
        </w:rPr>
        <w:t>30</w:t>
      </w:r>
      <w:r w:rsidRPr="009460E3">
        <w:rPr>
          <w:rFonts w:ascii="Arial" w:hAnsi="Arial" w:cs="Arial"/>
        </w:rPr>
        <w:t xml:space="preserve">(49), 16573–16584. </w:t>
      </w:r>
    </w:p>
    <w:p w14:paraId="26EB0513"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Wickelgren</w:t>
      </w:r>
      <w:proofErr w:type="spellEnd"/>
      <w:r w:rsidRPr="009460E3">
        <w:rPr>
          <w:rFonts w:ascii="Arial" w:hAnsi="Arial" w:cs="Arial"/>
        </w:rPr>
        <w:t xml:space="preserve">, B. G., &amp; Sterling, P. (1969). </w:t>
      </w:r>
      <w:proofErr w:type="gramStart"/>
      <w:r w:rsidRPr="009460E3">
        <w:rPr>
          <w:rFonts w:ascii="Arial" w:hAnsi="Arial" w:cs="Arial"/>
        </w:rPr>
        <w:t xml:space="preserve">Influence of Visual Cortex on Receptive Fields in the Superior </w:t>
      </w:r>
      <w:proofErr w:type="spellStart"/>
      <w:r w:rsidRPr="009460E3">
        <w:rPr>
          <w:rFonts w:ascii="Arial" w:hAnsi="Arial" w:cs="Arial"/>
        </w:rPr>
        <w:t>Colliculus</w:t>
      </w:r>
      <w:proofErr w:type="spellEnd"/>
      <w:r w:rsidRPr="009460E3">
        <w:rPr>
          <w:rFonts w:ascii="Arial" w:hAnsi="Arial" w:cs="Arial"/>
        </w:rPr>
        <w:t xml:space="preserve"> of the Cat.</w:t>
      </w:r>
      <w:proofErr w:type="gramEnd"/>
      <w:r w:rsidRPr="009460E3">
        <w:rPr>
          <w:rFonts w:ascii="Arial" w:hAnsi="Arial" w:cs="Arial"/>
        </w:rPr>
        <w:t xml:space="preserve"> </w:t>
      </w:r>
      <w:r w:rsidRPr="009460E3">
        <w:rPr>
          <w:rFonts w:ascii="Arial" w:hAnsi="Arial" w:cs="Arial"/>
          <w:i/>
          <w:iCs/>
        </w:rPr>
        <w:t>Journal of Neurophysiology</w:t>
      </w:r>
      <w:r w:rsidRPr="009460E3">
        <w:rPr>
          <w:rFonts w:ascii="Arial" w:hAnsi="Arial" w:cs="Arial"/>
        </w:rPr>
        <w:t xml:space="preserve">, </w:t>
      </w:r>
      <w:r w:rsidRPr="009460E3">
        <w:rPr>
          <w:rFonts w:ascii="Arial" w:hAnsi="Arial" w:cs="Arial"/>
          <w:i/>
          <w:iCs/>
        </w:rPr>
        <w:t>32</w:t>
      </w:r>
      <w:r w:rsidRPr="009460E3">
        <w:rPr>
          <w:rFonts w:ascii="Arial" w:hAnsi="Arial" w:cs="Arial"/>
        </w:rPr>
        <w:t>(1), 16–23.</w:t>
      </w:r>
    </w:p>
    <w:p w14:paraId="212E6EFD" w14:textId="77777777" w:rsidR="009460E3" w:rsidRPr="009460E3" w:rsidRDefault="009460E3" w:rsidP="009460E3">
      <w:pPr>
        <w:pStyle w:val="NormalWeb"/>
        <w:spacing w:line="480" w:lineRule="auto"/>
        <w:ind w:left="480" w:hanging="480"/>
        <w:rPr>
          <w:rFonts w:ascii="Arial" w:hAnsi="Arial" w:cs="Arial"/>
        </w:rPr>
      </w:pPr>
      <w:proofErr w:type="spellStart"/>
      <w:r w:rsidRPr="009460E3">
        <w:rPr>
          <w:rFonts w:ascii="Arial" w:hAnsi="Arial" w:cs="Arial"/>
        </w:rPr>
        <w:t>Xu</w:t>
      </w:r>
      <w:proofErr w:type="spellEnd"/>
      <w:r w:rsidRPr="009460E3">
        <w:rPr>
          <w:rFonts w:ascii="Arial" w:hAnsi="Arial" w:cs="Arial"/>
        </w:rPr>
        <w:t xml:space="preserve">, X., Ichida, J., </w:t>
      </w:r>
      <w:proofErr w:type="spellStart"/>
      <w:r w:rsidRPr="009460E3">
        <w:rPr>
          <w:rFonts w:ascii="Arial" w:hAnsi="Arial" w:cs="Arial"/>
        </w:rPr>
        <w:t>Shostak</w:t>
      </w:r>
      <w:proofErr w:type="spellEnd"/>
      <w:r w:rsidRPr="009460E3">
        <w:rPr>
          <w:rFonts w:ascii="Arial" w:hAnsi="Arial" w:cs="Arial"/>
        </w:rPr>
        <w:t xml:space="preserve">, Y., Bonds, A. B., &amp; </w:t>
      </w:r>
      <w:proofErr w:type="spellStart"/>
      <w:r w:rsidRPr="009460E3">
        <w:rPr>
          <w:rFonts w:ascii="Arial" w:hAnsi="Arial" w:cs="Arial"/>
        </w:rPr>
        <w:t>Casagrande</w:t>
      </w:r>
      <w:proofErr w:type="spellEnd"/>
      <w:r w:rsidRPr="009460E3">
        <w:rPr>
          <w:rFonts w:ascii="Arial" w:hAnsi="Arial" w:cs="Arial"/>
        </w:rPr>
        <w:t xml:space="preserve">, V. A. (2002). Are primate lateral geniculate nucleus </w:t>
      </w:r>
      <w:proofErr w:type="gramStart"/>
      <w:r w:rsidRPr="009460E3">
        <w:rPr>
          <w:rFonts w:ascii="Arial" w:hAnsi="Arial" w:cs="Arial"/>
        </w:rPr>
        <w:t>( LGN</w:t>
      </w:r>
      <w:proofErr w:type="gramEnd"/>
      <w:r w:rsidRPr="009460E3">
        <w:rPr>
          <w:rFonts w:ascii="Arial" w:hAnsi="Arial" w:cs="Arial"/>
        </w:rPr>
        <w:t xml:space="preserve"> ) cells really sensitive to orientation or direction ? </w:t>
      </w:r>
      <w:r w:rsidRPr="009460E3">
        <w:rPr>
          <w:rFonts w:ascii="Arial" w:hAnsi="Arial" w:cs="Arial"/>
          <w:i/>
          <w:iCs/>
        </w:rPr>
        <w:t>Visual Neuroscience</w:t>
      </w:r>
      <w:r w:rsidRPr="009460E3">
        <w:rPr>
          <w:rFonts w:ascii="Arial" w:hAnsi="Arial" w:cs="Arial"/>
        </w:rPr>
        <w:t xml:space="preserve">, </w:t>
      </w:r>
      <w:r w:rsidRPr="009460E3">
        <w:rPr>
          <w:rFonts w:ascii="Arial" w:hAnsi="Arial" w:cs="Arial"/>
          <w:i/>
          <w:iCs/>
        </w:rPr>
        <w:t>19</w:t>
      </w:r>
      <w:r w:rsidRPr="009460E3">
        <w:rPr>
          <w:rFonts w:ascii="Arial" w:hAnsi="Arial" w:cs="Arial"/>
        </w:rPr>
        <w:t>, 97–108.</w:t>
      </w:r>
    </w:p>
    <w:p w14:paraId="2F4EEF2E" w14:textId="3F097625" w:rsidR="009460E3" w:rsidRPr="009460E3" w:rsidRDefault="009460E3" w:rsidP="009460E3">
      <w:pPr>
        <w:pStyle w:val="NormalWeb"/>
        <w:spacing w:line="480" w:lineRule="auto"/>
        <w:ind w:left="480" w:hanging="480"/>
        <w:rPr>
          <w:rFonts w:ascii="Arial" w:hAnsi="Arial" w:cs="Arial"/>
        </w:rPr>
      </w:pPr>
      <w:r w:rsidRPr="009460E3">
        <w:rPr>
          <w:rFonts w:ascii="Arial" w:hAnsi="Arial" w:cs="Arial"/>
        </w:rPr>
        <w:t>Zhou, J</w:t>
      </w:r>
      <w:proofErr w:type="gramStart"/>
      <w:r w:rsidRPr="009460E3">
        <w:rPr>
          <w:rFonts w:ascii="Arial" w:hAnsi="Arial" w:cs="Arial"/>
        </w:rPr>
        <w:t>.-</w:t>
      </w:r>
      <w:proofErr w:type="gramEnd"/>
      <w:r w:rsidRPr="009460E3">
        <w:rPr>
          <w:rFonts w:ascii="Arial" w:hAnsi="Arial" w:cs="Arial"/>
        </w:rPr>
        <w:t xml:space="preserve">N., &amp; </w:t>
      </w:r>
      <w:proofErr w:type="spellStart"/>
      <w:r w:rsidRPr="009460E3">
        <w:rPr>
          <w:rFonts w:ascii="Arial" w:hAnsi="Arial" w:cs="Arial"/>
        </w:rPr>
        <w:t>Rong</w:t>
      </w:r>
      <w:proofErr w:type="spellEnd"/>
      <w:r w:rsidRPr="009460E3">
        <w:rPr>
          <w:rFonts w:ascii="Arial" w:hAnsi="Arial" w:cs="Arial"/>
        </w:rPr>
        <w:t xml:space="preserve">-Jun, N. (2016). </w:t>
      </w:r>
      <w:proofErr w:type="gramStart"/>
      <w:r w:rsidRPr="009460E3">
        <w:rPr>
          <w:rFonts w:ascii="Arial" w:hAnsi="Arial" w:cs="Arial"/>
          <w:i/>
          <w:iCs/>
        </w:rPr>
        <w:t>The Tree Shrew (</w:t>
      </w:r>
      <w:proofErr w:type="spellStart"/>
      <w:r w:rsidRPr="009460E3">
        <w:rPr>
          <w:rFonts w:ascii="Arial" w:hAnsi="Arial" w:cs="Arial"/>
          <w:i/>
          <w:iCs/>
        </w:rPr>
        <w:t>Tupaia</w:t>
      </w:r>
      <w:proofErr w:type="spellEnd"/>
      <w:r w:rsidRPr="009460E3">
        <w:rPr>
          <w:rFonts w:ascii="Arial" w:hAnsi="Arial" w:cs="Arial"/>
          <w:i/>
          <w:iCs/>
        </w:rPr>
        <w:t xml:space="preserve"> </w:t>
      </w:r>
      <w:proofErr w:type="spellStart"/>
      <w:r w:rsidRPr="009460E3">
        <w:rPr>
          <w:rFonts w:ascii="Arial" w:hAnsi="Arial" w:cs="Arial"/>
          <w:i/>
          <w:iCs/>
        </w:rPr>
        <w:t>belangari</w:t>
      </w:r>
      <w:proofErr w:type="spellEnd"/>
      <w:r w:rsidRPr="009460E3">
        <w:rPr>
          <w:rFonts w:ascii="Arial" w:hAnsi="Arial" w:cs="Arial"/>
          <w:i/>
          <w:iCs/>
        </w:rPr>
        <w:t xml:space="preserve"> </w:t>
      </w:r>
      <w:proofErr w:type="spellStart"/>
      <w:r w:rsidRPr="009460E3">
        <w:rPr>
          <w:rFonts w:ascii="Arial" w:hAnsi="Arial" w:cs="Arial"/>
          <w:i/>
          <w:iCs/>
        </w:rPr>
        <w:t>chinensis</w:t>
      </w:r>
      <w:proofErr w:type="spellEnd"/>
      <w:r w:rsidRPr="009460E3">
        <w:rPr>
          <w:rFonts w:ascii="Arial" w:hAnsi="Arial" w:cs="Arial"/>
          <w:i/>
          <w:iCs/>
        </w:rPr>
        <w:t>) Brain in Stereotaxic Coordinates</w:t>
      </w:r>
      <w:r w:rsidRPr="009460E3">
        <w:rPr>
          <w:rFonts w:ascii="Arial" w:hAnsi="Arial" w:cs="Arial"/>
        </w:rPr>
        <w:t>.</w:t>
      </w:r>
      <w:proofErr w:type="gramEnd"/>
      <w:r w:rsidRPr="009460E3">
        <w:rPr>
          <w:rFonts w:ascii="Arial" w:hAnsi="Arial" w:cs="Arial"/>
        </w:rPr>
        <w:t xml:space="preserve"> Beijing: Science Press Beijing.</w:t>
      </w:r>
    </w:p>
    <w:sectPr w:rsidR="009460E3" w:rsidRPr="009460E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Trichur Vidyasagar" w:date="2018-03-21T10:52:00Z" w:initials="TV">
    <w:p w14:paraId="71FBDBE3" w14:textId="0C3CF379" w:rsidR="005C6EE0" w:rsidRDefault="005C6EE0">
      <w:pPr>
        <w:pStyle w:val="CommentText"/>
      </w:pPr>
      <w:r>
        <w:rPr>
          <w:rStyle w:val="CommentReference"/>
        </w:rPr>
        <w:annotationRef/>
      </w:r>
      <w:r>
        <w:t>Redundant sentence</w:t>
      </w:r>
    </w:p>
  </w:comment>
  <w:comment w:id="15" w:author="Trichur Vidyasagar" w:date="2018-03-20T20:41:00Z" w:initials="TV">
    <w:p w14:paraId="72D8B32D" w14:textId="009E1C3F" w:rsidR="005C6EE0" w:rsidRDefault="005C6EE0">
      <w:pPr>
        <w:pStyle w:val="CommentText"/>
      </w:pPr>
      <w:r>
        <w:rPr>
          <w:rStyle w:val="CommentReference"/>
        </w:rPr>
        <w:annotationRef/>
      </w:r>
      <w:r>
        <w:t>Does it?</w:t>
      </w:r>
    </w:p>
  </w:comment>
  <w:comment w:id="55" w:author="Trichur Vidyasagar" w:date="2018-03-21T10:59:00Z" w:initials="TV">
    <w:p w14:paraId="2D0DC9F6" w14:textId="1E92A0C3" w:rsidR="005C6EE0" w:rsidRDefault="005C6EE0">
      <w:pPr>
        <w:pStyle w:val="CommentText"/>
      </w:pPr>
      <w:r>
        <w:rPr>
          <w:rStyle w:val="CommentReference"/>
        </w:rPr>
        <w:annotationRef/>
      </w:r>
      <w:r>
        <w:t xml:space="preserve">Where? </w:t>
      </w:r>
      <w:r>
        <w:t xml:space="preserve">In that paper or in your </w:t>
      </w:r>
      <w:r>
        <w:t>study?</w:t>
      </w:r>
      <w:bookmarkStart w:id="56" w:name="_GoBack"/>
      <w:bookmarkEnd w:id="56"/>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52124E" w14:textId="77777777" w:rsidR="005C6EE0" w:rsidRDefault="005C6EE0" w:rsidP="00AE03D3">
      <w:pPr>
        <w:spacing w:after="0" w:line="240" w:lineRule="auto"/>
      </w:pPr>
      <w:r>
        <w:separator/>
      </w:r>
    </w:p>
  </w:endnote>
  <w:endnote w:type="continuationSeparator" w:id="0">
    <w:p w14:paraId="754490B6" w14:textId="77777777" w:rsidR="005C6EE0" w:rsidRDefault="005C6EE0" w:rsidP="00AE0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00022FF" w:usb1="C000205B" w:usb2="00000009" w:usb3="00000000" w:csb0="000001D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2F734D" w14:textId="77777777" w:rsidR="005C6EE0" w:rsidRDefault="005C6EE0" w:rsidP="00AE03D3">
      <w:pPr>
        <w:spacing w:after="0" w:line="240" w:lineRule="auto"/>
      </w:pPr>
      <w:r>
        <w:separator/>
      </w:r>
    </w:p>
  </w:footnote>
  <w:footnote w:type="continuationSeparator" w:id="0">
    <w:p w14:paraId="26F1FAAB" w14:textId="77777777" w:rsidR="005C6EE0" w:rsidRDefault="005C6EE0" w:rsidP="00AE03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414"/>
    <w:rsid w:val="00005F50"/>
    <w:rsid w:val="00007BC1"/>
    <w:rsid w:val="00010A5B"/>
    <w:rsid w:val="000160BC"/>
    <w:rsid w:val="000343BC"/>
    <w:rsid w:val="00043995"/>
    <w:rsid w:val="00050911"/>
    <w:rsid w:val="0005752A"/>
    <w:rsid w:val="000720CF"/>
    <w:rsid w:val="0007418D"/>
    <w:rsid w:val="00074523"/>
    <w:rsid w:val="000826F8"/>
    <w:rsid w:val="00095203"/>
    <w:rsid w:val="00096705"/>
    <w:rsid w:val="000B7C10"/>
    <w:rsid w:val="000C0E3A"/>
    <w:rsid w:val="000C2DDC"/>
    <w:rsid w:val="000C3F57"/>
    <w:rsid w:val="000D0B4E"/>
    <w:rsid w:val="000D3C65"/>
    <w:rsid w:val="000E47F8"/>
    <w:rsid w:val="000F1DDD"/>
    <w:rsid w:val="00100367"/>
    <w:rsid w:val="001132AD"/>
    <w:rsid w:val="0011519A"/>
    <w:rsid w:val="001319FB"/>
    <w:rsid w:val="00137347"/>
    <w:rsid w:val="00137425"/>
    <w:rsid w:val="00137C48"/>
    <w:rsid w:val="00144957"/>
    <w:rsid w:val="00145D2D"/>
    <w:rsid w:val="001549AF"/>
    <w:rsid w:val="00156DCE"/>
    <w:rsid w:val="00161A26"/>
    <w:rsid w:val="0016641B"/>
    <w:rsid w:val="00171714"/>
    <w:rsid w:val="00174D8E"/>
    <w:rsid w:val="00184EBF"/>
    <w:rsid w:val="00185F8C"/>
    <w:rsid w:val="001908D9"/>
    <w:rsid w:val="00192A79"/>
    <w:rsid w:val="001B55D4"/>
    <w:rsid w:val="001B5B63"/>
    <w:rsid w:val="001B5D0B"/>
    <w:rsid w:val="001C719E"/>
    <w:rsid w:val="001D150A"/>
    <w:rsid w:val="001E0BCB"/>
    <w:rsid w:val="001E2356"/>
    <w:rsid w:val="001E79FA"/>
    <w:rsid w:val="001F1C31"/>
    <w:rsid w:val="00222DC4"/>
    <w:rsid w:val="0023035B"/>
    <w:rsid w:val="00231616"/>
    <w:rsid w:val="0023221C"/>
    <w:rsid w:val="002355E6"/>
    <w:rsid w:val="00235A39"/>
    <w:rsid w:val="00235BCD"/>
    <w:rsid w:val="00241067"/>
    <w:rsid w:val="002448EE"/>
    <w:rsid w:val="00250279"/>
    <w:rsid w:val="00271FEB"/>
    <w:rsid w:val="00273CFA"/>
    <w:rsid w:val="002753D8"/>
    <w:rsid w:val="00275488"/>
    <w:rsid w:val="0028241C"/>
    <w:rsid w:val="00290A5C"/>
    <w:rsid w:val="002A1415"/>
    <w:rsid w:val="002B5E17"/>
    <w:rsid w:val="002B74C4"/>
    <w:rsid w:val="002C0649"/>
    <w:rsid w:val="002D27C7"/>
    <w:rsid w:val="002D4C2D"/>
    <w:rsid w:val="002D584A"/>
    <w:rsid w:val="002D5AFC"/>
    <w:rsid w:val="00312E3B"/>
    <w:rsid w:val="0031733E"/>
    <w:rsid w:val="00317E61"/>
    <w:rsid w:val="003214E0"/>
    <w:rsid w:val="00321751"/>
    <w:rsid w:val="003266B2"/>
    <w:rsid w:val="00335EB9"/>
    <w:rsid w:val="0033729E"/>
    <w:rsid w:val="003455AB"/>
    <w:rsid w:val="00353EEC"/>
    <w:rsid w:val="00355437"/>
    <w:rsid w:val="00356A9C"/>
    <w:rsid w:val="003603AB"/>
    <w:rsid w:val="0036171C"/>
    <w:rsid w:val="00372781"/>
    <w:rsid w:val="0039306D"/>
    <w:rsid w:val="003964A3"/>
    <w:rsid w:val="003A08E7"/>
    <w:rsid w:val="003B46C5"/>
    <w:rsid w:val="003C12DC"/>
    <w:rsid w:val="003C7AC7"/>
    <w:rsid w:val="003D4022"/>
    <w:rsid w:val="003D4801"/>
    <w:rsid w:val="003D5861"/>
    <w:rsid w:val="003E5A33"/>
    <w:rsid w:val="003E5AD0"/>
    <w:rsid w:val="004035BC"/>
    <w:rsid w:val="00404670"/>
    <w:rsid w:val="00414408"/>
    <w:rsid w:val="00414D93"/>
    <w:rsid w:val="00416F5B"/>
    <w:rsid w:val="00420359"/>
    <w:rsid w:val="00423233"/>
    <w:rsid w:val="004234F6"/>
    <w:rsid w:val="00431311"/>
    <w:rsid w:val="0043140D"/>
    <w:rsid w:val="0043206F"/>
    <w:rsid w:val="0043216C"/>
    <w:rsid w:val="00434F22"/>
    <w:rsid w:val="004359BD"/>
    <w:rsid w:val="00440C48"/>
    <w:rsid w:val="00451588"/>
    <w:rsid w:val="0045171C"/>
    <w:rsid w:val="004546CA"/>
    <w:rsid w:val="00455008"/>
    <w:rsid w:val="00457ED4"/>
    <w:rsid w:val="004625EE"/>
    <w:rsid w:val="00463108"/>
    <w:rsid w:val="00464365"/>
    <w:rsid w:val="00472138"/>
    <w:rsid w:val="004722EF"/>
    <w:rsid w:val="004841D4"/>
    <w:rsid w:val="0049166D"/>
    <w:rsid w:val="00492925"/>
    <w:rsid w:val="00494252"/>
    <w:rsid w:val="004A14F3"/>
    <w:rsid w:val="004A2FCE"/>
    <w:rsid w:val="004A3F81"/>
    <w:rsid w:val="004A5A3B"/>
    <w:rsid w:val="004A6EE5"/>
    <w:rsid w:val="004A7443"/>
    <w:rsid w:val="004B1CD1"/>
    <w:rsid w:val="004B1FA3"/>
    <w:rsid w:val="004B4F19"/>
    <w:rsid w:val="004B54BE"/>
    <w:rsid w:val="004C265E"/>
    <w:rsid w:val="004D3EE6"/>
    <w:rsid w:val="004E23F5"/>
    <w:rsid w:val="004E5FF3"/>
    <w:rsid w:val="0051364D"/>
    <w:rsid w:val="00513D21"/>
    <w:rsid w:val="005143DD"/>
    <w:rsid w:val="00515440"/>
    <w:rsid w:val="00540ED2"/>
    <w:rsid w:val="00544E01"/>
    <w:rsid w:val="00546EB8"/>
    <w:rsid w:val="00550AC1"/>
    <w:rsid w:val="00564502"/>
    <w:rsid w:val="005649DB"/>
    <w:rsid w:val="0057532E"/>
    <w:rsid w:val="00577DB4"/>
    <w:rsid w:val="0058202E"/>
    <w:rsid w:val="00583941"/>
    <w:rsid w:val="00584C66"/>
    <w:rsid w:val="005853F3"/>
    <w:rsid w:val="00585E31"/>
    <w:rsid w:val="005877A3"/>
    <w:rsid w:val="005A55EF"/>
    <w:rsid w:val="005B0A22"/>
    <w:rsid w:val="005B0E15"/>
    <w:rsid w:val="005B6B14"/>
    <w:rsid w:val="005C4F6D"/>
    <w:rsid w:val="005C6EE0"/>
    <w:rsid w:val="005C77F0"/>
    <w:rsid w:val="005D2FFC"/>
    <w:rsid w:val="005D4A92"/>
    <w:rsid w:val="005D78B5"/>
    <w:rsid w:val="00603D09"/>
    <w:rsid w:val="006268AA"/>
    <w:rsid w:val="00626FFF"/>
    <w:rsid w:val="0064452B"/>
    <w:rsid w:val="006512C7"/>
    <w:rsid w:val="00664C40"/>
    <w:rsid w:val="00665215"/>
    <w:rsid w:val="00670080"/>
    <w:rsid w:val="006902CA"/>
    <w:rsid w:val="0069323A"/>
    <w:rsid w:val="006A7225"/>
    <w:rsid w:val="006B136E"/>
    <w:rsid w:val="006B2454"/>
    <w:rsid w:val="006C346D"/>
    <w:rsid w:val="006E6129"/>
    <w:rsid w:val="00711486"/>
    <w:rsid w:val="007129F8"/>
    <w:rsid w:val="0071413F"/>
    <w:rsid w:val="007201D1"/>
    <w:rsid w:val="00720BBA"/>
    <w:rsid w:val="00722832"/>
    <w:rsid w:val="00725618"/>
    <w:rsid w:val="007339F7"/>
    <w:rsid w:val="0074320D"/>
    <w:rsid w:val="00746A26"/>
    <w:rsid w:val="00751FAB"/>
    <w:rsid w:val="00754FCE"/>
    <w:rsid w:val="00754FE7"/>
    <w:rsid w:val="00767430"/>
    <w:rsid w:val="00781628"/>
    <w:rsid w:val="007840EB"/>
    <w:rsid w:val="007A2D51"/>
    <w:rsid w:val="007A6536"/>
    <w:rsid w:val="007A69B1"/>
    <w:rsid w:val="007A70C4"/>
    <w:rsid w:val="007B608A"/>
    <w:rsid w:val="007B6A99"/>
    <w:rsid w:val="007C1BBF"/>
    <w:rsid w:val="007C4707"/>
    <w:rsid w:val="007C4FDB"/>
    <w:rsid w:val="007E418A"/>
    <w:rsid w:val="007E48C1"/>
    <w:rsid w:val="007E5E8B"/>
    <w:rsid w:val="007F30B1"/>
    <w:rsid w:val="007F3A0D"/>
    <w:rsid w:val="0080171F"/>
    <w:rsid w:val="008067A3"/>
    <w:rsid w:val="0083508F"/>
    <w:rsid w:val="008425F2"/>
    <w:rsid w:val="00845301"/>
    <w:rsid w:val="00847360"/>
    <w:rsid w:val="00853A6F"/>
    <w:rsid w:val="00863725"/>
    <w:rsid w:val="00864B83"/>
    <w:rsid w:val="008660B6"/>
    <w:rsid w:val="0086665D"/>
    <w:rsid w:val="008673DF"/>
    <w:rsid w:val="0087263B"/>
    <w:rsid w:val="00875201"/>
    <w:rsid w:val="0088071E"/>
    <w:rsid w:val="00884F12"/>
    <w:rsid w:val="008910EF"/>
    <w:rsid w:val="00891CD8"/>
    <w:rsid w:val="00893C8A"/>
    <w:rsid w:val="008944E6"/>
    <w:rsid w:val="008948AA"/>
    <w:rsid w:val="008A5756"/>
    <w:rsid w:val="008A6EDB"/>
    <w:rsid w:val="008B3A18"/>
    <w:rsid w:val="008B57FA"/>
    <w:rsid w:val="008B6E5C"/>
    <w:rsid w:val="008C3667"/>
    <w:rsid w:val="008C3B6A"/>
    <w:rsid w:val="008D0787"/>
    <w:rsid w:val="008D1DE5"/>
    <w:rsid w:val="008D4B1E"/>
    <w:rsid w:val="008E0B19"/>
    <w:rsid w:val="008E0C95"/>
    <w:rsid w:val="008E4561"/>
    <w:rsid w:val="008E4DB7"/>
    <w:rsid w:val="008F0CDE"/>
    <w:rsid w:val="008F15CF"/>
    <w:rsid w:val="008F2977"/>
    <w:rsid w:val="008F74FA"/>
    <w:rsid w:val="008F77DF"/>
    <w:rsid w:val="00910684"/>
    <w:rsid w:val="00914F5E"/>
    <w:rsid w:val="0093185E"/>
    <w:rsid w:val="00931D2D"/>
    <w:rsid w:val="0093239D"/>
    <w:rsid w:val="00934BCA"/>
    <w:rsid w:val="00945A97"/>
    <w:rsid w:val="009460E3"/>
    <w:rsid w:val="00950187"/>
    <w:rsid w:val="009608EE"/>
    <w:rsid w:val="00977414"/>
    <w:rsid w:val="00981879"/>
    <w:rsid w:val="009832AA"/>
    <w:rsid w:val="00984E2C"/>
    <w:rsid w:val="0098704A"/>
    <w:rsid w:val="009A3F38"/>
    <w:rsid w:val="009B0E14"/>
    <w:rsid w:val="009E126E"/>
    <w:rsid w:val="009E25C3"/>
    <w:rsid w:val="009E73E8"/>
    <w:rsid w:val="009F6F21"/>
    <w:rsid w:val="00A11D52"/>
    <w:rsid w:val="00A12E54"/>
    <w:rsid w:val="00A432E1"/>
    <w:rsid w:val="00A4419A"/>
    <w:rsid w:val="00A52889"/>
    <w:rsid w:val="00A64857"/>
    <w:rsid w:val="00A65C2D"/>
    <w:rsid w:val="00A6712E"/>
    <w:rsid w:val="00A72B16"/>
    <w:rsid w:val="00A74B3C"/>
    <w:rsid w:val="00A821F5"/>
    <w:rsid w:val="00A901F6"/>
    <w:rsid w:val="00A939F0"/>
    <w:rsid w:val="00A93C42"/>
    <w:rsid w:val="00AA1F91"/>
    <w:rsid w:val="00AA3D27"/>
    <w:rsid w:val="00AA4F5C"/>
    <w:rsid w:val="00AA59CF"/>
    <w:rsid w:val="00AA5D74"/>
    <w:rsid w:val="00AC6286"/>
    <w:rsid w:val="00AD03BE"/>
    <w:rsid w:val="00AD3398"/>
    <w:rsid w:val="00AD75BD"/>
    <w:rsid w:val="00AE03D3"/>
    <w:rsid w:val="00AE0A77"/>
    <w:rsid w:val="00AE243E"/>
    <w:rsid w:val="00AE5F7D"/>
    <w:rsid w:val="00AF5607"/>
    <w:rsid w:val="00B01A6D"/>
    <w:rsid w:val="00B0483B"/>
    <w:rsid w:val="00B1644D"/>
    <w:rsid w:val="00B2108C"/>
    <w:rsid w:val="00B25D86"/>
    <w:rsid w:val="00B27560"/>
    <w:rsid w:val="00B32C78"/>
    <w:rsid w:val="00B60E3A"/>
    <w:rsid w:val="00B6747D"/>
    <w:rsid w:val="00B733C7"/>
    <w:rsid w:val="00B85EC6"/>
    <w:rsid w:val="00B92FE9"/>
    <w:rsid w:val="00B96376"/>
    <w:rsid w:val="00B96EC5"/>
    <w:rsid w:val="00BA48D9"/>
    <w:rsid w:val="00BB24C3"/>
    <w:rsid w:val="00BB4B98"/>
    <w:rsid w:val="00BC4049"/>
    <w:rsid w:val="00BC5949"/>
    <w:rsid w:val="00BE0158"/>
    <w:rsid w:val="00BE3490"/>
    <w:rsid w:val="00BF2CAE"/>
    <w:rsid w:val="00BF3D4D"/>
    <w:rsid w:val="00C10394"/>
    <w:rsid w:val="00C20A76"/>
    <w:rsid w:val="00C20CAA"/>
    <w:rsid w:val="00C25BA6"/>
    <w:rsid w:val="00C31A06"/>
    <w:rsid w:val="00C32DCF"/>
    <w:rsid w:val="00C33087"/>
    <w:rsid w:val="00C36371"/>
    <w:rsid w:val="00C36E7B"/>
    <w:rsid w:val="00C46DB3"/>
    <w:rsid w:val="00C50B36"/>
    <w:rsid w:val="00C54A93"/>
    <w:rsid w:val="00C54B5C"/>
    <w:rsid w:val="00C64256"/>
    <w:rsid w:val="00C652AA"/>
    <w:rsid w:val="00C653DB"/>
    <w:rsid w:val="00C726DD"/>
    <w:rsid w:val="00C956D2"/>
    <w:rsid w:val="00CB650E"/>
    <w:rsid w:val="00CC404A"/>
    <w:rsid w:val="00CC6E7F"/>
    <w:rsid w:val="00CD4FD5"/>
    <w:rsid w:val="00CD518B"/>
    <w:rsid w:val="00CE551D"/>
    <w:rsid w:val="00CE5E35"/>
    <w:rsid w:val="00D01049"/>
    <w:rsid w:val="00D02408"/>
    <w:rsid w:val="00D02C8A"/>
    <w:rsid w:val="00D15AD7"/>
    <w:rsid w:val="00D270CA"/>
    <w:rsid w:val="00D3132E"/>
    <w:rsid w:val="00D337D4"/>
    <w:rsid w:val="00D426B8"/>
    <w:rsid w:val="00D476F6"/>
    <w:rsid w:val="00D55A61"/>
    <w:rsid w:val="00D655B7"/>
    <w:rsid w:val="00D65C4C"/>
    <w:rsid w:val="00D6720C"/>
    <w:rsid w:val="00D706D6"/>
    <w:rsid w:val="00D71654"/>
    <w:rsid w:val="00D7375F"/>
    <w:rsid w:val="00D77EFC"/>
    <w:rsid w:val="00D77F4B"/>
    <w:rsid w:val="00D92083"/>
    <w:rsid w:val="00D92446"/>
    <w:rsid w:val="00D936BC"/>
    <w:rsid w:val="00DA2694"/>
    <w:rsid w:val="00DA6174"/>
    <w:rsid w:val="00DD2883"/>
    <w:rsid w:val="00DD4CDE"/>
    <w:rsid w:val="00DD6859"/>
    <w:rsid w:val="00DF1917"/>
    <w:rsid w:val="00E00AE3"/>
    <w:rsid w:val="00E2557D"/>
    <w:rsid w:val="00E26510"/>
    <w:rsid w:val="00E315FF"/>
    <w:rsid w:val="00E32D54"/>
    <w:rsid w:val="00E364DA"/>
    <w:rsid w:val="00E4036D"/>
    <w:rsid w:val="00E44FBF"/>
    <w:rsid w:val="00E54B03"/>
    <w:rsid w:val="00E5557A"/>
    <w:rsid w:val="00E576CF"/>
    <w:rsid w:val="00E63C93"/>
    <w:rsid w:val="00E643F6"/>
    <w:rsid w:val="00E65C70"/>
    <w:rsid w:val="00E6611A"/>
    <w:rsid w:val="00E749E8"/>
    <w:rsid w:val="00E77FAD"/>
    <w:rsid w:val="00E8032F"/>
    <w:rsid w:val="00E97BE6"/>
    <w:rsid w:val="00EA5077"/>
    <w:rsid w:val="00EB55FF"/>
    <w:rsid w:val="00EC1491"/>
    <w:rsid w:val="00ED1260"/>
    <w:rsid w:val="00ED3E99"/>
    <w:rsid w:val="00ED70B8"/>
    <w:rsid w:val="00EE30BB"/>
    <w:rsid w:val="00F002C7"/>
    <w:rsid w:val="00F066FE"/>
    <w:rsid w:val="00F072F2"/>
    <w:rsid w:val="00F130F0"/>
    <w:rsid w:val="00F22813"/>
    <w:rsid w:val="00F241DE"/>
    <w:rsid w:val="00F52827"/>
    <w:rsid w:val="00F52AB5"/>
    <w:rsid w:val="00F542C2"/>
    <w:rsid w:val="00F5545A"/>
    <w:rsid w:val="00F61AC4"/>
    <w:rsid w:val="00F67068"/>
    <w:rsid w:val="00F72E6F"/>
    <w:rsid w:val="00F80A2B"/>
    <w:rsid w:val="00F81048"/>
    <w:rsid w:val="00F838ED"/>
    <w:rsid w:val="00F941AE"/>
    <w:rsid w:val="00F94567"/>
    <w:rsid w:val="00FA18FD"/>
    <w:rsid w:val="00FB2B0D"/>
    <w:rsid w:val="00FC2250"/>
    <w:rsid w:val="00FC7754"/>
    <w:rsid w:val="00FE005F"/>
    <w:rsid w:val="00FE0D31"/>
    <w:rsid w:val="00FE4B1A"/>
    <w:rsid w:val="00FF1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2EBC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4FE7"/>
    <w:rPr>
      <w:sz w:val="16"/>
      <w:szCs w:val="16"/>
    </w:rPr>
  </w:style>
  <w:style w:type="paragraph" w:styleId="CommentText">
    <w:name w:val="annotation text"/>
    <w:basedOn w:val="Normal"/>
    <w:link w:val="CommentTextChar"/>
    <w:uiPriority w:val="99"/>
    <w:semiHidden/>
    <w:unhideWhenUsed/>
    <w:rsid w:val="00754FE7"/>
    <w:pPr>
      <w:spacing w:line="240" w:lineRule="auto"/>
    </w:pPr>
    <w:rPr>
      <w:sz w:val="20"/>
      <w:szCs w:val="20"/>
    </w:rPr>
  </w:style>
  <w:style w:type="character" w:customStyle="1" w:styleId="CommentTextChar">
    <w:name w:val="Comment Text Char"/>
    <w:basedOn w:val="DefaultParagraphFont"/>
    <w:link w:val="CommentText"/>
    <w:uiPriority w:val="99"/>
    <w:semiHidden/>
    <w:rsid w:val="00754FE7"/>
    <w:rPr>
      <w:sz w:val="20"/>
      <w:szCs w:val="20"/>
    </w:rPr>
  </w:style>
  <w:style w:type="paragraph" w:styleId="CommentSubject">
    <w:name w:val="annotation subject"/>
    <w:basedOn w:val="CommentText"/>
    <w:next w:val="CommentText"/>
    <w:link w:val="CommentSubjectChar"/>
    <w:uiPriority w:val="99"/>
    <w:semiHidden/>
    <w:unhideWhenUsed/>
    <w:rsid w:val="00754FE7"/>
    <w:rPr>
      <w:b/>
      <w:bCs/>
    </w:rPr>
  </w:style>
  <w:style w:type="character" w:customStyle="1" w:styleId="CommentSubjectChar">
    <w:name w:val="Comment Subject Char"/>
    <w:basedOn w:val="CommentTextChar"/>
    <w:link w:val="CommentSubject"/>
    <w:uiPriority w:val="99"/>
    <w:semiHidden/>
    <w:rsid w:val="00754FE7"/>
    <w:rPr>
      <w:b/>
      <w:bCs/>
      <w:sz w:val="20"/>
      <w:szCs w:val="20"/>
    </w:rPr>
  </w:style>
  <w:style w:type="paragraph" w:styleId="BalloonText">
    <w:name w:val="Balloon Text"/>
    <w:basedOn w:val="Normal"/>
    <w:link w:val="BalloonTextChar"/>
    <w:uiPriority w:val="99"/>
    <w:semiHidden/>
    <w:unhideWhenUsed/>
    <w:rsid w:val="00754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FE7"/>
    <w:rPr>
      <w:rFonts w:ascii="Segoe UI" w:hAnsi="Segoe UI" w:cs="Segoe UI"/>
      <w:sz w:val="18"/>
      <w:szCs w:val="18"/>
    </w:rPr>
  </w:style>
  <w:style w:type="paragraph" w:styleId="Revision">
    <w:name w:val="Revision"/>
    <w:hidden/>
    <w:uiPriority w:val="99"/>
    <w:semiHidden/>
    <w:rsid w:val="0057532E"/>
    <w:pPr>
      <w:spacing w:after="0" w:line="240" w:lineRule="auto"/>
    </w:pPr>
  </w:style>
  <w:style w:type="character" w:styleId="PlaceholderText">
    <w:name w:val="Placeholder Text"/>
    <w:basedOn w:val="DefaultParagraphFont"/>
    <w:uiPriority w:val="99"/>
    <w:semiHidden/>
    <w:rsid w:val="001E0BCB"/>
    <w:rPr>
      <w:color w:val="808080"/>
    </w:rPr>
  </w:style>
  <w:style w:type="paragraph" w:styleId="NormalWeb">
    <w:name w:val="Normal (Web)"/>
    <w:basedOn w:val="Normal"/>
    <w:uiPriority w:val="99"/>
    <w:unhideWhenUsed/>
    <w:rsid w:val="000C3F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0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3D3"/>
  </w:style>
  <w:style w:type="paragraph" w:styleId="Footer">
    <w:name w:val="footer"/>
    <w:basedOn w:val="Normal"/>
    <w:link w:val="FooterChar"/>
    <w:uiPriority w:val="99"/>
    <w:unhideWhenUsed/>
    <w:rsid w:val="00AE0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3D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4FE7"/>
    <w:rPr>
      <w:sz w:val="16"/>
      <w:szCs w:val="16"/>
    </w:rPr>
  </w:style>
  <w:style w:type="paragraph" w:styleId="CommentText">
    <w:name w:val="annotation text"/>
    <w:basedOn w:val="Normal"/>
    <w:link w:val="CommentTextChar"/>
    <w:uiPriority w:val="99"/>
    <w:semiHidden/>
    <w:unhideWhenUsed/>
    <w:rsid w:val="00754FE7"/>
    <w:pPr>
      <w:spacing w:line="240" w:lineRule="auto"/>
    </w:pPr>
    <w:rPr>
      <w:sz w:val="20"/>
      <w:szCs w:val="20"/>
    </w:rPr>
  </w:style>
  <w:style w:type="character" w:customStyle="1" w:styleId="CommentTextChar">
    <w:name w:val="Comment Text Char"/>
    <w:basedOn w:val="DefaultParagraphFont"/>
    <w:link w:val="CommentText"/>
    <w:uiPriority w:val="99"/>
    <w:semiHidden/>
    <w:rsid w:val="00754FE7"/>
    <w:rPr>
      <w:sz w:val="20"/>
      <w:szCs w:val="20"/>
    </w:rPr>
  </w:style>
  <w:style w:type="paragraph" w:styleId="CommentSubject">
    <w:name w:val="annotation subject"/>
    <w:basedOn w:val="CommentText"/>
    <w:next w:val="CommentText"/>
    <w:link w:val="CommentSubjectChar"/>
    <w:uiPriority w:val="99"/>
    <w:semiHidden/>
    <w:unhideWhenUsed/>
    <w:rsid w:val="00754FE7"/>
    <w:rPr>
      <w:b/>
      <w:bCs/>
    </w:rPr>
  </w:style>
  <w:style w:type="character" w:customStyle="1" w:styleId="CommentSubjectChar">
    <w:name w:val="Comment Subject Char"/>
    <w:basedOn w:val="CommentTextChar"/>
    <w:link w:val="CommentSubject"/>
    <w:uiPriority w:val="99"/>
    <w:semiHidden/>
    <w:rsid w:val="00754FE7"/>
    <w:rPr>
      <w:b/>
      <w:bCs/>
      <w:sz w:val="20"/>
      <w:szCs w:val="20"/>
    </w:rPr>
  </w:style>
  <w:style w:type="paragraph" w:styleId="BalloonText">
    <w:name w:val="Balloon Text"/>
    <w:basedOn w:val="Normal"/>
    <w:link w:val="BalloonTextChar"/>
    <w:uiPriority w:val="99"/>
    <w:semiHidden/>
    <w:unhideWhenUsed/>
    <w:rsid w:val="00754F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FE7"/>
    <w:rPr>
      <w:rFonts w:ascii="Segoe UI" w:hAnsi="Segoe UI" w:cs="Segoe UI"/>
      <w:sz w:val="18"/>
      <w:szCs w:val="18"/>
    </w:rPr>
  </w:style>
  <w:style w:type="paragraph" w:styleId="Revision">
    <w:name w:val="Revision"/>
    <w:hidden/>
    <w:uiPriority w:val="99"/>
    <w:semiHidden/>
    <w:rsid w:val="0057532E"/>
    <w:pPr>
      <w:spacing w:after="0" w:line="240" w:lineRule="auto"/>
    </w:pPr>
  </w:style>
  <w:style w:type="character" w:styleId="PlaceholderText">
    <w:name w:val="Placeholder Text"/>
    <w:basedOn w:val="DefaultParagraphFont"/>
    <w:uiPriority w:val="99"/>
    <w:semiHidden/>
    <w:rsid w:val="001E0BCB"/>
    <w:rPr>
      <w:color w:val="808080"/>
    </w:rPr>
  </w:style>
  <w:style w:type="paragraph" w:styleId="NormalWeb">
    <w:name w:val="Normal (Web)"/>
    <w:basedOn w:val="Normal"/>
    <w:uiPriority w:val="99"/>
    <w:unhideWhenUsed/>
    <w:rsid w:val="000C3F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0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3D3"/>
  </w:style>
  <w:style w:type="paragraph" w:styleId="Footer">
    <w:name w:val="footer"/>
    <w:basedOn w:val="Normal"/>
    <w:link w:val="FooterChar"/>
    <w:uiPriority w:val="99"/>
    <w:unhideWhenUsed/>
    <w:rsid w:val="00AE0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60805">
      <w:bodyDiv w:val="1"/>
      <w:marLeft w:val="0"/>
      <w:marRight w:val="0"/>
      <w:marTop w:val="0"/>
      <w:marBottom w:val="0"/>
      <w:divBdr>
        <w:top w:val="none" w:sz="0" w:space="0" w:color="auto"/>
        <w:left w:val="none" w:sz="0" w:space="0" w:color="auto"/>
        <w:bottom w:val="none" w:sz="0" w:space="0" w:color="auto"/>
        <w:right w:val="none" w:sz="0" w:space="0" w:color="auto"/>
      </w:divBdr>
    </w:div>
    <w:div w:id="181529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g"/><Relationship Id="rId21" Type="http://schemas.openxmlformats.org/officeDocument/2006/relationships/image" Target="media/image13.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FFC1C-C37B-734A-BFEB-8298C482D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36</Pages>
  <Words>6531</Words>
  <Characters>41151</Characters>
  <Application>Microsoft Macintosh Word</Application>
  <DocSecurity>0</DocSecurity>
  <Lines>1055</Lines>
  <Paragraphs>627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Yamni Mohan</dc:creator>
  <cp:keywords/>
  <dc:description/>
  <cp:lastModifiedBy>Trichur Vidyasagar</cp:lastModifiedBy>
  <cp:revision>3</cp:revision>
  <cp:lastPrinted>2017-09-12T07:58:00Z</cp:lastPrinted>
  <dcterms:created xsi:type="dcterms:W3CDTF">2017-10-01T10:49:00Z</dcterms:created>
  <dcterms:modified xsi:type="dcterms:W3CDTF">2018-03-21T00:10:00Z</dcterms:modified>
</cp:coreProperties>
</file>