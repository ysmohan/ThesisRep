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C3727F" w14:textId="77777777" w:rsidR="00D435F1" w:rsidRPr="0011009F" w:rsidRDefault="00425AAD" w:rsidP="008B6B05">
      <w:pPr>
        <w:spacing w:line="480" w:lineRule="auto"/>
        <w:rPr>
          <w:rFonts w:ascii="Arial" w:hAnsi="Arial" w:cs="Arial"/>
          <w:b/>
          <w:sz w:val="36"/>
          <w:szCs w:val="36"/>
        </w:rPr>
      </w:pPr>
      <w:bookmarkStart w:id="0" w:name="_GoBack"/>
      <w:bookmarkEnd w:id="0"/>
      <w:r w:rsidRPr="0011009F">
        <w:rPr>
          <w:rFonts w:ascii="Arial" w:hAnsi="Arial" w:cs="Arial"/>
          <w:b/>
          <w:sz w:val="36"/>
          <w:szCs w:val="36"/>
        </w:rPr>
        <w:t>General Methods</w:t>
      </w:r>
    </w:p>
    <w:p w14:paraId="490C3C9B" w14:textId="77777777" w:rsidR="00425AAD" w:rsidRPr="0011009F" w:rsidRDefault="00425AAD" w:rsidP="008B6B05">
      <w:pPr>
        <w:spacing w:line="480" w:lineRule="auto"/>
        <w:rPr>
          <w:rFonts w:ascii="Arial" w:hAnsi="Arial" w:cs="Arial"/>
          <w:b/>
          <w:sz w:val="28"/>
          <w:szCs w:val="28"/>
        </w:rPr>
      </w:pPr>
      <w:r w:rsidRPr="0011009F">
        <w:rPr>
          <w:rFonts w:ascii="Arial" w:hAnsi="Arial" w:cs="Arial"/>
          <w:b/>
          <w:sz w:val="28"/>
          <w:szCs w:val="28"/>
        </w:rPr>
        <w:t>Experimental Animals</w:t>
      </w:r>
    </w:p>
    <w:p w14:paraId="757DE607" w14:textId="63EEE875" w:rsidR="002F5AB7" w:rsidRDefault="00425AAD" w:rsidP="008B6B05">
      <w:pPr>
        <w:spacing w:line="480" w:lineRule="auto"/>
        <w:rPr>
          <w:rFonts w:ascii="Arial" w:hAnsi="Arial" w:cs="Arial"/>
          <w:sz w:val="24"/>
          <w:szCs w:val="24"/>
        </w:rPr>
      </w:pPr>
      <w:r w:rsidRPr="00425AAD">
        <w:rPr>
          <w:rFonts w:ascii="Arial" w:hAnsi="Arial" w:cs="Arial"/>
          <w:sz w:val="24"/>
          <w:szCs w:val="24"/>
        </w:rPr>
        <w:t>All experiment</w:t>
      </w:r>
      <w:r w:rsidR="002F5AB7">
        <w:rPr>
          <w:rFonts w:ascii="Arial" w:hAnsi="Arial" w:cs="Arial"/>
          <w:sz w:val="24"/>
          <w:szCs w:val="24"/>
        </w:rPr>
        <w:t xml:space="preserve">al procedures were approved by the Florey Institute Animal Ethics committee and were conducted in accordance with the guidelines from the Animal Welfare Act 1992, The Animal Welfare Regulations (Vic) 1993 and the National Health &amp; Medical Research Council’s (NHMRC) Australian Code of Practice for the Care and Use of Animals for Scientific </w:t>
      </w:r>
      <w:r w:rsidR="002F5AB7" w:rsidRPr="00F735E8">
        <w:rPr>
          <w:rFonts w:ascii="Arial" w:hAnsi="Arial" w:cs="Arial"/>
          <w:sz w:val="24"/>
          <w:szCs w:val="24"/>
        </w:rPr>
        <w:t xml:space="preserve">Purposes </w:t>
      </w:r>
      <w:r w:rsidR="00F735E8" w:rsidRPr="00F735E8">
        <w:rPr>
          <w:rFonts w:ascii="Arial" w:hAnsi="Arial" w:cs="Arial"/>
          <w:sz w:val="24"/>
          <w:szCs w:val="24"/>
        </w:rPr>
        <w:t>(8</w:t>
      </w:r>
      <w:r w:rsidR="002F5AB7" w:rsidRPr="00F735E8">
        <w:rPr>
          <w:rFonts w:ascii="Arial" w:hAnsi="Arial" w:cs="Arial"/>
          <w:sz w:val="24"/>
          <w:szCs w:val="24"/>
          <w:vertAlign w:val="superscript"/>
        </w:rPr>
        <w:t>th</w:t>
      </w:r>
      <w:r w:rsidR="002F5AB7" w:rsidRPr="00F735E8">
        <w:rPr>
          <w:rFonts w:ascii="Arial" w:hAnsi="Arial" w:cs="Arial"/>
          <w:sz w:val="24"/>
          <w:szCs w:val="24"/>
        </w:rPr>
        <w:t xml:space="preserve"> Edition</w:t>
      </w:r>
      <w:r w:rsidR="002F5AB7">
        <w:rPr>
          <w:rFonts w:ascii="Arial" w:hAnsi="Arial" w:cs="Arial"/>
          <w:sz w:val="24"/>
          <w:szCs w:val="24"/>
        </w:rPr>
        <w:t>, listed as EA</w:t>
      </w:r>
      <w:r w:rsidR="00F735E8">
        <w:rPr>
          <w:rFonts w:ascii="Arial" w:hAnsi="Arial" w:cs="Arial"/>
          <w:sz w:val="24"/>
          <w:szCs w:val="24"/>
        </w:rPr>
        <w:t>28</w:t>
      </w:r>
      <w:r w:rsidR="002F5AB7">
        <w:rPr>
          <w:rFonts w:ascii="Arial" w:hAnsi="Arial" w:cs="Arial"/>
          <w:sz w:val="24"/>
          <w:szCs w:val="24"/>
        </w:rPr>
        <w:t xml:space="preserve"> in the NHMRC Publications </w:t>
      </w:r>
      <w:r w:rsidR="00F735E8">
        <w:rPr>
          <w:rFonts w:ascii="Arial" w:hAnsi="Arial" w:cs="Arial"/>
          <w:sz w:val="24"/>
          <w:szCs w:val="24"/>
        </w:rPr>
        <w:t>Online</w:t>
      </w:r>
      <w:r w:rsidR="002F5AB7">
        <w:rPr>
          <w:rFonts w:ascii="Arial" w:hAnsi="Arial" w:cs="Arial"/>
          <w:sz w:val="24"/>
          <w:szCs w:val="24"/>
        </w:rPr>
        <w:t xml:space="preserve"> Catalogue under ‘Animal Ethics’). This study looked </w:t>
      </w:r>
      <w:r w:rsidR="00334F36">
        <w:rPr>
          <w:rFonts w:ascii="Arial" w:hAnsi="Arial" w:cs="Arial"/>
          <w:sz w:val="24"/>
          <w:szCs w:val="24"/>
        </w:rPr>
        <w:t xml:space="preserve">at </w:t>
      </w:r>
      <w:r w:rsidR="002F5AB7">
        <w:rPr>
          <w:rFonts w:ascii="Arial" w:hAnsi="Arial" w:cs="Arial"/>
          <w:sz w:val="24"/>
          <w:szCs w:val="24"/>
        </w:rPr>
        <w:t>the</w:t>
      </w:r>
      <w:r w:rsidRPr="00425AAD">
        <w:rPr>
          <w:rFonts w:ascii="Arial" w:hAnsi="Arial" w:cs="Arial"/>
          <w:sz w:val="24"/>
          <w:szCs w:val="24"/>
        </w:rPr>
        <w:t xml:space="preserve"> responses to visual st</w:t>
      </w:r>
      <w:r w:rsidR="002F5AB7">
        <w:rPr>
          <w:rFonts w:ascii="Arial" w:hAnsi="Arial" w:cs="Arial"/>
          <w:sz w:val="24"/>
          <w:szCs w:val="24"/>
        </w:rPr>
        <w:t>imuli in macaques (</w:t>
      </w:r>
      <w:r w:rsidR="002F5AB7" w:rsidRPr="000F538C">
        <w:rPr>
          <w:rFonts w:ascii="Arial" w:hAnsi="Arial" w:cs="Arial"/>
          <w:i/>
          <w:sz w:val="24"/>
          <w:szCs w:val="24"/>
        </w:rPr>
        <w:t>Macaca nemestrina</w:t>
      </w:r>
      <w:r w:rsidR="002F5AB7">
        <w:rPr>
          <w:rFonts w:ascii="Arial" w:hAnsi="Arial" w:cs="Arial"/>
          <w:sz w:val="24"/>
          <w:szCs w:val="24"/>
        </w:rPr>
        <w:t>) and tree shrews (</w:t>
      </w:r>
      <w:r w:rsidR="002F5AB7" w:rsidRPr="000F538C">
        <w:rPr>
          <w:rFonts w:ascii="Arial" w:hAnsi="Arial" w:cs="Arial"/>
          <w:i/>
          <w:sz w:val="24"/>
          <w:szCs w:val="24"/>
        </w:rPr>
        <w:t>Tupaia glis</w:t>
      </w:r>
      <w:r w:rsidR="002F5AB7">
        <w:rPr>
          <w:rFonts w:ascii="Arial" w:hAnsi="Arial" w:cs="Arial"/>
          <w:sz w:val="24"/>
          <w:szCs w:val="24"/>
        </w:rPr>
        <w:t xml:space="preserve">). </w:t>
      </w:r>
      <w:del w:id="1" w:author="Trichur Vidyasagar" w:date="2017-10-26T10:43:00Z">
        <w:r w:rsidR="002F5AB7" w:rsidDel="00B5651A">
          <w:rPr>
            <w:rFonts w:ascii="Arial" w:hAnsi="Arial" w:cs="Arial"/>
            <w:sz w:val="24"/>
            <w:szCs w:val="24"/>
          </w:rPr>
          <w:delText>The macaques were obtained from the macaque co</w:delText>
        </w:r>
        <w:r w:rsidR="0086738B" w:rsidDel="00B5651A">
          <w:rPr>
            <w:rFonts w:ascii="Arial" w:hAnsi="Arial" w:cs="Arial"/>
            <w:sz w:val="24"/>
            <w:szCs w:val="24"/>
          </w:rPr>
          <w:delText>lony</w:delText>
        </w:r>
        <w:r w:rsidR="002F5AB7" w:rsidDel="00B5651A">
          <w:rPr>
            <w:rFonts w:ascii="Arial" w:hAnsi="Arial" w:cs="Arial"/>
            <w:sz w:val="24"/>
            <w:szCs w:val="24"/>
          </w:rPr>
          <w:delText xml:space="preserve"> </w:delText>
        </w:r>
      </w:del>
      <w:del w:id="2" w:author="Trichur Vidyasagar" w:date="2017-10-26T10:42:00Z">
        <w:r w:rsidR="002F5AB7" w:rsidDel="00B5651A">
          <w:rPr>
            <w:rFonts w:ascii="Arial" w:hAnsi="Arial" w:cs="Arial"/>
            <w:sz w:val="24"/>
            <w:szCs w:val="24"/>
          </w:rPr>
          <w:delText>in Gippsland</w:delText>
        </w:r>
      </w:del>
      <w:del w:id="3" w:author="Trichur Vidyasagar" w:date="2017-10-26T10:43:00Z">
        <w:r w:rsidR="002F5AB7" w:rsidDel="00B5651A">
          <w:rPr>
            <w:rFonts w:ascii="Arial" w:hAnsi="Arial" w:cs="Arial"/>
            <w:sz w:val="24"/>
            <w:szCs w:val="24"/>
          </w:rPr>
          <w:delText xml:space="preserve">. </w:delText>
        </w:r>
      </w:del>
      <w:r w:rsidR="002F5AB7">
        <w:rPr>
          <w:rFonts w:ascii="Arial" w:hAnsi="Arial" w:cs="Arial"/>
          <w:sz w:val="24"/>
          <w:szCs w:val="24"/>
        </w:rPr>
        <w:t>The</w:t>
      </w:r>
      <w:ins w:id="4" w:author="Trichur Vidyasagar" w:date="2017-10-26T10:43:00Z">
        <w:r w:rsidR="00B5651A">
          <w:rPr>
            <w:rFonts w:ascii="Arial" w:hAnsi="Arial" w:cs="Arial"/>
            <w:sz w:val="24"/>
            <w:szCs w:val="24"/>
          </w:rPr>
          <w:t xml:space="preserve"> </w:t>
        </w:r>
      </w:ins>
      <w:ins w:id="5" w:author="Trichur Vidyasagar" w:date="2017-10-26T10:44:00Z">
        <w:r w:rsidR="00B5651A">
          <w:rPr>
            <w:rFonts w:ascii="Arial" w:hAnsi="Arial" w:cs="Arial"/>
            <w:sz w:val="24"/>
            <w:szCs w:val="24"/>
          </w:rPr>
          <w:t>macaques</w:t>
        </w:r>
      </w:ins>
      <w:ins w:id="6" w:author="Trichur Vidyasagar" w:date="2017-10-26T10:43:00Z">
        <w:r w:rsidR="00B5651A">
          <w:rPr>
            <w:rFonts w:ascii="Arial" w:hAnsi="Arial" w:cs="Arial"/>
            <w:sz w:val="24"/>
            <w:szCs w:val="24"/>
          </w:rPr>
          <w:t xml:space="preserve"> </w:t>
        </w:r>
      </w:ins>
      <w:del w:id="7" w:author="Trichur Vidyasagar" w:date="2017-10-26T10:44:00Z">
        <w:r w:rsidR="002F5AB7" w:rsidDel="00B5651A">
          <w:rPr>
            <w:rFonts w:ascii="Arial" w:hAnsi="Arial" w:cs="Arial"/>
            <w:sz w:val="24"/>
            <w:szCs w:val="24"/>
          </w:rPr>
          <w:delText xml:space="preserve">y </w:delText>
        </w:r>
      </w:del>
      <w:r w:rsidR="002F5AB7">
        <w:rPr>
          <w:rFonts w:ascii="Arial" w:hAnsi="Arial" w:cs="Arial"/>
          <w:sz w:val="24"/>
          <w:szCs w:val="24"/>
        </w:rPr>
        <w:t xml:space="preserve">were transported </w:t>
      </w:r>
      <w:ins w:id="8" w:author="Trichur Vidyasagar" w:date="2017-10-26T10:45:00Z">
        <w:r w:rsidR="00B5651A">
          <w:rPr>
            <w:rFonts w:ascii="Arial" w:hAnsi="Arial" w:cs="Arial"/>
            <w:sz w:val="24"/>
            <w:szCs w:val="24"/>
          </w:rPr>
          <w:t xml:space="preserve">from the macaque colony </w:t>
        </w:r>
      </w:ins>
      <w:ins w:id="9" w:author="Trichur Vidyasagar" w:date="2017-10-26T11:16:00Z">
        <w:r w:rsidR="00965E9B">
          <w:rPr>
            <w:rFonts w:ascii="Arial" w:hAnsi="Arial" w:cs="Arial"/>
            <w:sz w:val="24"/>
            <w:szCs w:val="24"/>
          </w:rPr>
          <w:t>(</w:t>
        </w:r>
        <w:r w:rsidR="00965E9B">
          <w:rPr>
            <w:rFonts w:ascii="Times New Roman" w:hAnsi="Times New Roman" w:cs="Times New Roman"/>
            <w:sz w:val="24"/>
            <w:szCs w:val="24"/>
          </w:rPr>
          <w:t xml:space="preserve">Monash Animal Research Platform) </w:t>
        </w:r>
      </w:ins>
      <w:r w:rsidR="002F5AB7">
        <w:rPr>
          <w:rFonts w:ascii="Arial" w:hAnsi="Arial" w:cs="Arial"/>
          <w:sz w:val="24"/>
          <w:szCs w:val="24"/>
        </w:rPr>
        <w:t xml:space="preserve">to the Melbourne Brain Centre </w:t>
      </w:r>
      <w:r w:rsidR="003C6BF2">
        <w:rPr>
          <w:rFonts w:ascii="Arial" w:hAnsi="Arial" w:cs="Arial"/>
          <w:sz w:val="24"/>
          <w:szCs w:val="24"/>
        </w:rPr>
        <w:t xml:space="preserve">(MBC) </w:t>
      </w:r>
      <w:del w:id="10" w:author="Trichur Vidyasagar" w:date="2017-10-26T10:44:00Z">
        <w:r w:rsidR="002F5AB7" w:rsidDel="00B5651A">
          <w:rPr>
            <w:rFonts w:ascii="Arial" w:hAnsi="Arial" w:cs="Arial"/>
            <w:sz w:val="24"/>
            <w:szCs w:val="24"/>
          </w:rPr>
          <w:delText xml:space="preserve">by professional animal transport, usually </w:delText>
        </w:r>
      </w:del>
      <w:r w:rsidR="002F5AB7">
        <w:rPr>
          <w:rFonts w:ascii="Arial" w:hAnsi="Arial" w:cs="Arial"/>
          <w:sz w:val="24"/>
          <w:szCs w:val="24"/>
        </w:rPr>
        <w:t xml:space="preserve">the day </w:t>
      </w:r>
      <w:r w:rsidR="000F538C">
        <w:rPr>
          <w:rFonts w:ascii="Arial" w:hAnsi="Arial" w:cs="Arial"/>
          <w:sz w:val="24"/>
          <w:szCs w:val="24"/>
        </w:rPr>
        <w:t>before</w:t>
      </w:r>
      <w:r w:rsidR="002F5AB7">
        <w:rPr>
          <w:rFonts w:ascii="Arial" w:hAnsi="Arial" w:cs="Arial"/>
          <w:sz w:val="24"/>
          <w:szCs w:val="24"/>
        </w:rPr>
        <w:t xml:space="preserve"> the experiment</w:t>
      </w:r>
      <w:ins w:id="11" w:author="Trichur Vidyasagar" w:date="2017-10-26T10:45:00Z">
        <w:r w:rsidR="00B5651A">
          <w:rPr>
            <w:rFonts w:ascii="Arial" w:hAnsi="Arial" w:cs="Arial"/>
            <w:sz w:val="24"/>
            <w:szCs w:val="24"/>
          </w:rPr>
          <w:t xml:space="preserve"> and </w:t>
        </w:r>
      </w:ins>
      <w:del w:id="12" w:author="Trichur Vidyasagar" w:date="2017-10-26T10:45:00Z">
        <w:r w:rsidR="002F5AB7" w:rsidDel="00B5651A">
          <w:rPr>
            <w:rFonts w:ascii="Arial" w:hAnsi="Arial" w:cs="Arial"/>
            <w:sz w:val="24"/>
            <w:szCs w:val="24"/>
          </w:rPr>
          <w:delText xml:space="preserve">. The animals were </w:delText>
        </w:r>
      </w:del>
      <w:r w:rsidR="003C6BF2">
        <w:rPr>
          <w:rFonts w:ascii="Arial" w:hAnsi="Arial" w:cs="Arial"/>
          <w:sz w:val="24"/>
          <w:szCs w:val="24"/>
        </w:rPr>
        <w:t xml:space="preserve">housed </w:t>
      </w:r>
      <w:del w:id="13" w:author="Trichur Vidyasagar" w:date="2017-10-26T10:45:00Z">
        <w:r w:rsidR="003C6BF2" w:rsidDel="00B5651A">
          <w:rPr>
            <w:rFonts w:ascii="Arial" w:hAnsi="Arial" w:cs="Arial"/>
            <w:sz w:val="24"/>
            <w:szCs w:val="24"/>
          </w:rPr>
          <w:delText xml:space="preserve">in the MBC animal house </w:delText>
        </w:r>
      </w:del>
      <w:r w:rsidR="003C6BF2">
        <w:rPr>
          <w:rFonts w:ascii="Arial" w:hAnsi="Arial" w:cs="Arial"/>
          <w:sz w:val="24"/>
          <w:szCs w:val="24"/>
        </w:rPr>
        <w:t xml:space="preserve">overnight and </w:t>
      </w:r>
      <w:del w:id="14" w:author="Trichur Vidyasagar" w:date="2017-10-26T10:50:00Z">
        <w:r w:rsidR="003C6BF2" w:rsidDel="00B5651A">
          <w:rPr>
            <w:rFonts w:ascii="Arial" w:hAnsi="Arial" w:cs="Arial"/>
            <w:sz w:val="24"/>
            <w:szCs w:val="24"/>
          </w:rPr>
          <w:delText xml:space="preserve">were </w:delText>
        </w:r>
      </w:del>
      <w:r w:rsidR="003C6BF2">
        <w:rPr>
          <w:rFonts w:ascii="Arial" w:hAnsi="Arial" w:cs="Arial"/>
          <w:sz w:val="24"/>
          <w:szCs w:val="24"/>
        </w:rPr>
        <w:t>experimented on from the following day onward</w:t>
      </w:r>
      <w:ins w:id="15" w:author="Trichur Vidyasagar" w:date="2017-10-26T10:50:00Z">
        <w:r w:rsidR="00B5651A">
          <w:rPr>
            <w:rFonts w:ascii="Arial" w:hAnsi="Arial" w:cs="Arial"/>
            <w:sz w:val="24"/>
            <w:szCs w:val="24"/>
          </w:rPr>
          <w:t>s</w:t>
        </w:r>
      </w:ins>
      <w:del w:id="16" w:author="Trichur Vidyasagar" w:date="2017-10-26T10:50:00Z">
        <w:r w:rsidR="003C6BF2" w:rsidDel="00B5651A">
          <w:rPr>
            <w:rFonts w:ascii="Arial" w:hAnsi="Arial" w:cs="Arial"/>
            <w:sz w:val="24"/>
            <w:szCs w:val="24"/>
          </w:rPr>
          <w:delText>s</w:delText>
        </w:r>
      </w:del>
      <w:r w:rsidR="003C6BF2">
        <w:rPr>
          <w:rFonts w:ascii="Arial" w:hAnsi="Arial" w:cs="Arial"/>
          <w:sz w:val="24"/>
          <w:szCs w:val="24"/>
        </w:rPr>
        <w:t xml:space="preserve">. </w:t>
      </w:r>
      <w:r w:rsidR="002C5262">
        <w:rPr>
          <w:rFonts w:ascii="Arial" w:hAnsi="Arial" w:cs="Arial"/>
          <w:sz w:val="24"/>
          <w:szCs w:val="24"/>
        </w:rPr>
        <w:t xml:space="preserve">The tree shrews were obtained from the tree shrew colony at the MBC </w:t>
      </w:r>
      <w:del w:id="17" w:author="Trichur Vidyasagar" w:date="2017-10-26T10:51:00Z">
        <w:r w:rsidR="002C5262" w:rsidDel="00B5651A">
          <w:rPr>
            <w:rFonts w:ascii="Arial" w:hAnsi="Arial" w:cs="Arial"/>
            <w:sz w:val="24"/>
            <w:szCs w:val="24"/>
          </w:rPr>
          <w:delText xml:space="preserve">and </w:delText>
        </w:r>
      </w:del>
      <w:ins w:id="18" w:author="Trichur Vidyasagar" w:date="2017-10-26T10:46:00Z">
        <w:r w:rsidR="00B5651A">
          <w:rPr>
            <w:rFonts w:ascii="Arial" w:hAnsi="Arial" w:cs="Arial"/>
            <w:sz w:val="24"/>
            <w:szCs w:val="24"/>
          </w:rPr>
          <w:t xml:space="preserve">funded </w:t>
        </w:r>
      </w:ins>
      <w:del w:id="19" w:author="Trichur Vidyasagar" w:date="2017-10-26T10:46:00Z">
        <w:r w:rsidR="002C5262" w:rsidDel="00B5651A">
          <w:rPr>
            <w:rFonts w:ascii="Arial" w:hAnsi="Arial" w:cs="Arial"/>
            <w:sz w:val="24"/>
            <w:szCs w:val="24"/>
          </w:rPr>
          <w:delText xml:space="preserve">supported </w:delText>
        </w:r>
      </w:del>
      <w:r w:rsidR="002C5262">
        <w:rPr>
          <w:rFonts w:ascii="Arial" w:hAnsi="Arial" w:cs="Arial"/>
          <w:sz w:val="24"/>
          <w:szCs w:val="24"/>
        </w:rPr>
        <w:t>by the A</w:t>
      </w:r>
      <w:r w:rsidR="000F538C">
        <w:rPr>
          <w:rFonts w:ascii="Arial" w:hAnsi="Arial" w:cs="Arial"/>
          <w:sz w:val="24"/>
          <w:szCs w:val="24"/>
        </w:rPr>
        <w:t xml:space="preserve">RC </w:t>
      </w:r>
      <w:r w:rsidR="000F538C" w:rsidRPr="00F735E8">
        <w:rPr>
          <w:rFonts w:ascii="Arial" w:hAnsi="Arial" w:cs="Arial"/>
          <w:sz w:val="24"/>
          <w:szCs w:val="24"/>
        </w:rPr>
        <w:t>C</w:t>
      </w:r>
      <w:r w:rsidR="002C5262" w:rsidRPr="00F735E8">
        <w:rPr>
          <w:rFonts w:ascii="Arial" w:hAnsi="Arial" w:cs="Arial"/>
          <w:sz w:val="24"/>
          <w:szCs w:val="24"/>
        </w:rPr>
        <w:t>entre of Excellence</w:t>
      </w:r>
      <w:r w:rsidR="00F735E8">
        <w:rPr>
          <w:rFonts w:ascii="Arial" w:hAnsi="Arial" w:cs="Arial"/>
          <w:sz w:val="24"/>
          <w:szCs w:val="24"/>
        </w:rPr>
        <w:t xml:space="preserve"> in Integrative Brain Function</w:t>
      </w:r>
      <w:r w:rsidR="002C5262">
        <w:rPr>
          <w:rFonts w:ascii="Arial" w:hAnsi="Arial" w:cs="Arial"/>
          <w:sz w:val="24"/>
          <w:szCs w:val="24"/>
        </w:rPr>
        <w:t>. Macaque e</w:t>
      </w:r>
      <w:r w:rsidR="003C6BF2">
        <w:rPr>
          <w:rFonts w:ascii="Arial" w:hAnsi="Arial" w:cs="Arial"/>
          <w:sz w:val="24"/>
          <w:szCs w:val="24"/>
        </w:rPr>
        <w:t>xperiments typically lasted</w:t>
      </w:r>
      <w:r w:rsidR="000F538C">
        <w:rPr>
          <w:rFonts w:ascii="Arial" w:hAnsi="Arial" w:cs="Arial"/>
          <w:sz w:val="24"/>
          <w:szCs w:val="24"/>
        </w:rPr>
        <w:t xml:space="preserve"> for</w:t>
      </w:r>
      <w:r w:rsidR="003C6BF2">
        <w:rPr>
          <w:rFonts w:ascii="Arial" w:hAnsi="Arial" w:cs="Arial"/>
          <w:sz w:val="24"/>
          <w:szCs w:val="24"/>
        </w:rPr>
        <w:t xml:space="preserve"> 5 days</w:t>
      </w:r>
      <w:r w:rsidR="002C5262">
        <w:rPr>
          <w:rFonts w:ascii="Arial" w:hAnsi="Arial" w:cs="Arial"/>
          <w:sz w:val="24"/>
          <w:szCs w:val="24"/>
        </w:rPr>
        <w:t xml:space="preserve"> and Tree Shrew experiments for 2</w:t>
      </w:r>
      <w:del w:id="20" w:author="Trichur Vidyasagar" w:date="2017-10-26T10:46:00Z">
        <w:r w:rsidR="002C5262" w:rsidDel="00B5651A">
          <w:rPr>
            <w:rFonts w:ascii="Arial" w:hAnsi="Arial" w:cs="Arial"/>
            <w:sz w:val="24"/>
            <w:szCs w:val="24"/>
          </w:rPr>
          <w:delText>-3</w:delText>
        </w:r>
      </w:del>
      <w:r w:rsidR="002C5262">
        <w:rPr>
          <w:rFonts w:ascii="Arial" w:hAnsi="Arial" w:cs="Arial"/>
          <w:sz w:val="24"/>
          <w:szCs w:val="24"/>
        </w:rPr>
        <w:t xml:space="preserve"> days. Data </w:t>
      </w:r>
      <w:ins w:id="21" w:author="Trichur Vidyasagar" w:date="2017-10-26T10:46:00Z">
        <w:r w:rsidR="00B5651A">
          <w:rPr>
            <w:rFonts w:ascii="Arial" w:hAnsi="Arial" w:cs="Arial"/>
            <w:sz w:val="24"/>
            <w:szCs w:val="24"/>
          </w:rPr>
          <w:t xml:space="preserve">for this thesis </w:t>
        </w:r>
      </w:ins>
      <w:r w:rsidR="002C5262">
        <w:rPr>
          <w:rFonts w:ascii="Arial" w:hAnsi="Arial" w:cs="Arial"/>
          <w:sz w:val="24"/>
          <w:szCs w:val="24"/>
        </w:rPr>
        <w:t>was collected from a total of 6 macaques and 16 tree shrews.</w:t>
      </w:r>
    </w:p>
    <w:p w14:paraId="79EE8949" w14:textId="77777777" w:rsidR="00425AAD" w:rsidRPr="0011009F" w:rsidRDefault="00425AAD" w:rsidP="008B6B05">
      <w:pPr>
        <w:spacing w:line="480" w:lineRule="auto"/>
        <w:rPr>
          <w:rFonts w:ascii="Arial" w:hAnsi="Arial" w:cs="Arial"/>
          <w:b/>
          <w:sz w:val="28"/>
          <w:szCs w:val="28"/>
        </w:rPr>
      </w:pPr>
      <w:r w:rsidRPr="0011009F">
        <w:rPr>
          <w:rFonts w:ascii="Arial" w:hAnsi="Arial" w:cs="Arial"/>
          <w:b/>
          <w:sz w:val="28"/>
          <w:szCs w:val="28"/>
        </w:rPr>
        <w:t>Surgery and Anaesthesia</w:t>
      </w:r>
    </w:p>
    <w:p w14:paraId="4F15A157" w14:textId="574B9EDE" w:rsidR="00B32340" w:rsidRPr="00CD7214" w:rsidRDefault="00425AAD" w:rsidP="008B6B05">
      <w:pPr>
        <w:spacing w:line="480" w:lineRule="auto"/>
        <w:rPr>
          <w:rFonts w:ascii="Arial" w:hAnsi="Arial" w:cs="Arial"/>
          <w:sz w:val="24"/>
          <w:szCs w:val="24"/>
        </w:rPr>
      </w:pPr>
      <w:r w:rsidRPr="00425AAD">
        <w:rPr>
          <w:rFonts w:ascii="Arial" w:hAnsi="Arial" w:cs="Arial"/>
          <w:sz w:val="24"/>
          <w:szCs w:val="24"/>
        </w:rPr>
        <w:t xml:space="preserve">In all animals, initial anaesthesia </w:t>
      </w:r>
      <w:r w:rsidR="007A2C04">
        <w:rPr>
          <w:rFonts w:ascii="Arial" w:hAnsi="Arial" w:cs="Arial"/>
          <w:sz w:val="24"/>
          <w:szCs w:val="24"/>
        </w:rPr>
        <w:t>was induced using a mixture of K</w:t>
      </w:r>
      <w:r w:rsidRPr="00425AAD">
        <w:rPr>
          <w:rFonts w:ascii="Arial" w:hAnsi="Arial" w:cs="Arial"/>
          <w:sz w:val="24"/>
          <w:szCs w:val="24"/>
        </w:rPr>
        <w:t xml:space="preserve">etamine </w:t>
      </w:r>
      <w:r w:rsidR="007A2C04">
        <w:rPr>
          <w:rFonts w:ascii="Arial" w:hAnsi="Arial" w:cs="Arial"/>
          <w:sz w:val="24"/>
          <w:szCs w:val="24"/>
        </w:rPr>
        <w:t>(KETAMIL, Parnell Lab, Australia) and X</w:t>
      </w:r>
      <w:r w:rsidRPr="00425AAD">
        <w:rPr>
          <w:rFonts w:ascii="Arial" w:hAnsi="Arial" w:cs="Arial"/>
          <w:sz w:val="24"/>
          <w:szCs w:val="24"/>
        </w:rPr>
        <w:t>ylazine (</w:t>
      </w:r>
      <w:r w:rsidR="007A2C04">
        <w:rPr>
          <w:rFonts w:ascii="Arial" w:hAnsi="Arial" w:cs="Arial"/>
          <w:sz w:val="24"/>
          <w:szCs w:val="24"/>
        </w:rPr>
        <w:t>ILIUM XYLAZIL-20, Troy Laboratories, Australia; See table 1 for dosage</w:t>
      </w:r>
      <w:r w:rsidRPr="00425AAD">
        <w:rPr>
          <w:rFonts w:ascii="Arial" w:hAnsi="Arial" w:cs="Arial"/>
          <w:sz w:val="24"/>
          <w:szCs w:val="24"/>
        </w:rPr>
        <w:t xml:space="preserve">). Once the animals were anaesthetised, venous cannulation </w:t>
      </w:r>
      <w:r w:rsidR="007A2C04">
        <w:rPr>
          <w:rFonts w:ascii="Arial" w:hAnsi="Arial" w:cs="Arial"/>
          <w:sz w:val="24"/>
          <w:szCs w:val="24"/>
        </w:rPr>
        <w:t>was performed to help administer drugs and fluids</w:t>
      </w:r>
      <w:r w:rsidRPr="00E33F9F">
        <w:rPr>
          <w:rFonts w:ascii="Arial" w:hAnsi="Arial" w:cs="Arial"/>
          <w:sz w:val="24"/>
          <w:szCs w:val="24"/>
        </w:rPr>
        <w:t>.</w:t>
      </w:r>
      <w:r w:rsidR="007A2C04" w:rsidRPr="00E33F9F">
        <w:rPr>
          <w:rFonts w:ascii="Arial" w:hAnsi="Arial" w:cs="Arial"/>
          <w:sz w:val="24"/>
          <w:szCs w:val="24"/>
        </w:rPr>
        <w:t xml:space="preserve"> Following thi</w:t>
      </w:r>
      <w:r w:rsidR="00CE61D3" w:rsidRPr="00E33F9F">
        <w:rPr>
          <w:rFonts w:ascii="Arial" w:hAnsi="Arial" w:cs="Arial"/>
          <w:sz w:val="24"/>
          <w:szCs w:val="24"/>
        </w:rPr>
        <w:t xml:space="preserve">s, a tracheostomy was </w:t>
      </w:r>
      <w:r w:rsidR="00CE61D3" w:rsidRPr="00E33F9F">
        <w:rPr>
          <w:rFonts w:ascii="Arial" w:hAnsi="Arial" w:cs="Arial"/>
          <w:sz w:val="24"/>
          <w:szCs w:val="24"/>
        </w:rPr>
        <w:lastRenderedPageBreak/>
        <w:t>performed</w:t>
      </w:r>
      <w:r w:rsidR="00742BA0" w:rsidRPr="00E33F9F">
        <w:rPr>
          <w:rFonts w:ascii="Arial" w:hAnsi="Arial" w:cs="Arial"/>
          <w:sz w:val="24"/>
          <w:szCs w:val="24"/>
        </w:rPr>
        <w:t xml:space="preserve"> </w:t>
      </w:r>
      <w:r w:rsidR="007A2C04" w:rsidRPr="00E33F9F">
        <w:rPr>
          <w:rFonts w:ascii="Arial" w:hAnsi="Arial" w:cs="Arial"/>
          <w:sz w:val="24"/>
          <w:szCs w:val="24"/>
        </w:rPr>
        <w:t>to administer artificial ventilation</w:t>
      </w:r>
      <w:r w:rsidR="00F735E8" w:rsidRPr="00E33F9F">
        <w:rPr>
          <w:rFonts w:ascii="Arial" w:hAnsi="Arial" w:cs="Arial"/>
          <w:sz w:val="24"/>
          <w:szCs w:val="24"/>
        </w:rPr>
        <w:t xml:space="preserve"> and anaesthesia during the experiment</w:t>
      </w:r>
      <w:r w:rsidR="007A2C04" w:rsidRPr="00E33F9F">
        <w:rPr>
          <w:rFonts w:ascii="Arial" w:hAnsi="Arial" w:cs="Arial"/>
          <w:sz w:val="24"/>
          <w:szCs w:val="24"/>
        </w:rPr>
        <w:t>.</w:t>
      </w:r>
      <w:r w:rsidR="00742BA0">
        <w:rPr>
          <w:rFonts w:ascii="Arial" w:hAnsi="Arial" w:cs="Arial"/>
          <w:sz w:val="24"/>
          <w:szCs w:val="24"/>
        </w:rPr>
        <w:t xml:space="preserve"> </w:t>
      </w:r>
      <w:r w:rsidR="000B4CCE">
        <w:rPr>
          <w:rFonts w:ascii="Arial" w:hAnsi="Arial" w:cs="Arial"/>
          <w:sz w:val="24"/>
          <w:szCs w:val="24"/>
        </w:rPr>
        <w:t>Once the venous cannulation and trac</w:t>
      </w:r>
      <w:r w:rsidR="000165F9">
        <w:rPr>
          <w:rFonts w:ascii="Arial" w:hAnsi="Arial" w:cs="Arial"/>
          <w:sz w:val="24"/>
          <w:szCs w:val="24"/>
        </w:rPr>
        <w:t xml:space="preserve">heostomy were completed, the animals were </w:t>
      </w:r>
      <w:del w:id="22" w:author="Trichur Vidyasagar" w:date="2017-10-26T11:17:00Z">
        <w:r w:rsidR="000165F9" w:rsidDel="00965E9B">
          <w:rPr>
            <w:rFonts w:ascii="Arial" w:hAnsi="Arial" w:cs="Arial"/>
            <w:sz w:val="24"/>
            <w:szCs w:val="24"/>
          </w:rPr>
          <w:delText>moved to</w:delText>
        </w:r>
      </w:del>
      <w:ins w:id="23" w:author="Trichur Vidyasagar" w:date="2017-10-26T11:17:00Z">
        <w:r w:rsidR="00965E9B">
          <w:rPr>
            <w:rFonts w:ascii="Arial" w:hAnsi="Arial" w:cs="Arial"/>
            <w:sz w:val="24"/>
            <w:szCs w:val="24"/>
          </w:rPr>
          <w:t>mounted on</w:t>
        </w:r>
      </w:ins>
      <w:r w:rsidR="000165F9">
        <w:rPr>
          <w:rFonts w:ascii="Arial" w:hAnsi="Arial" w:cs="Arial"/>
          <w:sz w:val="24"/>
          <w:szCs w:val="24"/>
        </w:rPr>
        <w:t xml:space="preserve"> a stereotaxic table</w:t>
      </w:r>
      <w:ins w:id="24" w:author="Trichur Vidyasagar" w:date="2017-10-26T11:18:00Z">
        <w:r w:rsidR="00965E9B">
          <w:rPr>
            <w:rFonts w:ascii="Arial" w:hAnsi="Arial" w:cs="Arial"/>
            <w:sz w:val="24"/>
            <w:szCs w:val="24"/>
          </w:rPr>
          <w:t xml:space="preserve"> in H</w:t>
        </w:r>
        <w:r w:rsidR="00965E9B" w:rsidRPr="00425AAD">
          <w:rPr>
            <w:rFonts w:ascii="Arial" w:hAnsi="Arial" w:cs="Arial"/>
            <w:sz w:val="24"/>
            <w:szCs w:val="24"/>
          </w:rPr>
          <w:t>orsley-</w:t>
        </w:r>
        <w:r w:rsidR="00965E9B">
          <w:rPr>
            <w:rFonts w:ascii="Arial" w:hAnsi="Arial" w:cs="Arial"/>
            <w:sz w:val="24"/>
            <w:szCs w:val="24"/>
          </w:rPr>
          <w:t>Clarke co-ordinates</w:t>
        </w:r>
      </w:ins>
      <w:del w:id="25" w:author="Trichur Vidyasagar" w:date="2017-10-26T11:17:00Z">
        <w:r w:rsidR="000165F9" w:rsidDel="00965E9B">
          <w:rPr>
            <w:rFonts w:ascii="Arial" w:hAnsi="Arial" w:cs="Arial"/>
            <w:sz w:val="24"/>
            <w:szCs w:val="24"/>
          </w:rPr>
          <w:delText xml:space="preserve"> and head-fixed using ear</w:delText>
        </w:r>
        <w:r w:rsidR="0086738B" w:rsidDel="00965E9B">
          <w:rPr>
            <w:rFonts w:ascii="Arial" w:hAnsi="Arial" w:cs="Arial"/>
            <w:sz w:val="24"/>
            <w:szCs w:val="24"/>
          </w:rPr>
          <w:delText xml:space="preserve"> </w:delText>
        </w:r>
        <w:r w:rsidR="000165F9" w:rsidDel="00965E9B">
          <w:rPr>
            <w:rFonts w:ascii="Arial" w:hAnsi="Arial" w:cs="Arial"/>
            <w:sz w:val="24"/>
            <w:szCs w:val="24"/>
          </w:rPr>
          <w:delText>bars</w:delText>
        </w:r>
      </w:del>
      <w:r w:rsidR="000165F9">
        <w:rPr>
          <w:rFonts w:ascii="Arial" w:hAnsi="Arial" w:cs="Arial"/>
          <w:sz w:val="24"/>
          <w:szCs w:val="24"/>
        </w:rPr>
        <w:t xml:space="preserve">. </w:t>
      </w:r>
      <w:r w:rsidR="007A2C04">
        <w:rPr>
          <w:rFonts w:ascii="Arial" w:hAnsi="Arial" w:cs="Arial"/>
          <w:sz w:val="24"/>
          <w:szCs w:val="24"/>
        </w:rPr>
        <w:t xml:space="preserve">Artificial ventilation was provided using a respiratory pump (Harvard Apparatus, Massachusetts, USA) and </w:t>
      </w:r>
      <w:r w:rsidRPr="00425AAD">
        <w:rPr>
          <w:rFonts w:ascii="Arial" w:hAnsi="Arial" w:cs="Arial"/>
          <w:sz w:val="24"/>
          <w:szCs w:val="24"/>
        </w:rPr>
        <w:t>anaesthesia was maintained using a gaseous mixture containing nitro</w:t>
      </w:r>
      <w:r w:rsidR="00BD1BE8">
        <w:rPr>
          <w:rFonts w:ascii="Arial" w:hAnsi="Arial" w:cs="Arial"/>
          <w:sz w:val="24"/>
          <w:szCs w:val="24"/>
        </w:rPr>
        <w:t>us oxide, oxygen, carbogen and isoflurane (</w:t>
      </w:r>
      <w:r w:rsidR="00B32340">
        <w:rPr>
          <w:rFonts w:ascii="Arial" w:hAnsi="Arial" w:cs="Arial"/>
          <w:sz w:val="24"/>
          <w:szCs w:val="24"/>
        </w:rPr>
        <w:t xml:space="preserve">see </w:t>
      </w:r>
      <w:commentRangeStart w:id="26"/>
      <w:r w:rsidR="00B32340">
        <w:rPr>
          <w:rFonts w:ascii="Arial" w:hAnsi="Arial" w:cs="Arial"/>
          <w:sz w:val="24"/>
          <w:szCs w:val="24"/>
        </w:rPr>
        <w:t xml:space="preserve">table 1 </w:t>
      </w:r>
      <w:commentRangeEnd w:id="26"/>
      <w:r w:rsidR="00965E9B">
        <w:rPr>
          <w:rStyle w:val="CommentReference"/>
        </w:rPr>
        <w:commentReference w:id="26"/>
      </w:r>
      <w:r w:rsidR="00B32340">
        <w:rPr>
          <w:rFonts w:ascii="Arial" w:hAnsi="Arial" w:cs="Arial"/>
          <w:sz w:val="24"/>
          <w:szCs w:val="24"/>
        </w:rPr>
        <w:t>for dosage</w:t>
      </w:r>
      <w:r w:rsidR="00BD1BE8">
        <w:rPr>
          <w:rFonts w:ascii="Arial" w:hAnsi="Arial" w:cs="Arial"/>
          <w:sz w:val="24"/>
          <w:szCs w:val="24"/>
        </w:rPr>
        <w:t>)</w:t>
      </w:r>
      <w:r w:rsidRPr="00425AAD">
        <w:rPr>
          <w:rFonts w:ascii="Arial" w:hAnsi="Arial" w:cs="Arial"/>
          <w:sz w:val="24"/>
          <w:szCs w:val="24"/>
        </w:rPr>
        <w:t xml:space="preserve">. Paralysis was established </w:t>
      </w:r>
      <w:r w:rsidR="00BD1BE8">
        <w:rPr>
          <w:rFonts w:ascii="Arial" w:hAnsi="Arial" w:cs="Arial"/>
          <w:sz w:val="24"/>
          <w:szCs w:val="24"/>
        </w:rPr>
        <w:t xml:space="preserve">and maintained </w:t>
      </w:r>
      <w:r w:rsidRPr="00425AAD">
        <w:rPr>
          <w:rFonts w:ascii="Arial" w:hAnsi="Arial" w:cs="Arial"/>
          <w:sz w:val="24"/>
          <w:szCs w:val="24"/>
        </w:rPr>
        <w:t xml:space="preserve">using </w:t>
      </w:r>
      <w:r w:rsidR="00B32340">
        <w:rPr>
          <w:rFonts w:ascii="Arial" w:hAnsi="Arial" w:cs="Arial"/>
          <w:sz w:val="24"/>
          <w:szCs w:val="24"/>
        </w:rPr>
        <w:t>Vecuronium (NORCURON, Organon Australia Pty Ltd)</w:t>
      </w:r>
      <w:r w:rsidRPr="00425AAD">
        <w:rPr>
          <w:rFonts w:ascii="Arial" w:hAnsi="Arial" w:cs="Arial"/>
          <w:sz w:val="24"/>
          <w:szCs w:val="24"/>
        </w:rPr>
        <w:t xml:space="preserve"> administered intravenously</w:t>
      </w:r>
      <w:r w:rsidR="00F735E8">
        <w:rPr>
          <w:rFonts w:ascii="Arial" w:hAnsi="Arial" w:cs="Arial"/>
          <w:sz w:val="24"/>
          <w:szCs w:val="24"/>
        </w:rPr>
        <w:t xml:space="preserve"> (see table 1 for dosage)</w:t>
      </w:r>
      <w:r w:rsidRPr="00425AAD">
        <w:rPr>
          <w:rFonts w:ascii="Arial" w:hAnsi="Arial" w:cs="Arial"/>
          <w:sz w:val="24"/>
          <w:szCs w:val="24"/>
        </w:rPr>
        <w:t>. The animal's body temperature was maintained between 36</w:t>
      </w:r>
      <w:ins w:id="27" w:author="Trichur Vidyasagar" w:date="2017-10-26T11:21:00Z">
        <w:r w:rsidR="00965E9B">
          <w:rPr>
            <w:rFonts w:ascii="Arial" w:hAnsi="Arial" w:cs="Arial"/>
            <w:sz w:val="24"/>
            <w:szCs w:val="24"/>
          </w:rPr>
          <w:t xml:space="preserve"> and </w:t>
        </w:r>
      </w:ins>
      <w:del w:id="28" w:author="Trichur Vidyasagar" w:date="2017-10-26T11:21:00Z">
        <w:r w:rsidRPr="00425AAD" w:rsidDel="00965E9B">
          <w:rPr>
            <w:rFonts w:ascii="Arial" w:hAnsi="Arial" w:cs="Arial"/>
            <w:sz w:val="24"/>
            <w:szCs w:val="24"/>
          </w:rPr>
          <w:delText>-</w:delText>
        </w:r>
      </w:del>
      <w:r w:rsidRPr="00425AAD">
        <w:rPr>
          <w:rFonts w:ascii="Arial" w:hAnsi="Arial" w:cs="Arial"/>
          <w:sz w:val="24"/>
          <w:szCs w:val="24"/>
        </w:rPr>
        <w:t>37 degrees using a se</w:t>
      </w:r>
      <w:r w:rsidR="00770AEF">
        <w:rPr>
          <w:rFonts w:ascii="Arial" w:hAnsi="Arial" w:cs="Arial"/>
          <w:sz w:val="24"/>
          <w:szCs w:val="24"/>
        </w:rPr>
        <w:t xml:space="preserve">rvo controlled heating blanket. </w:t>
      </w:r>
      <w:r w:rsidR="00770AEF" w:rsidRPr="00E33F9F">
        <w:rPr>
          <w:rFonts w:ascii="Arial" w:hAnsi="Arial" w:cs="Arial"/>
          <w:sz w:val="24"/>
          <w:szCs w:val="24"/>
        </w:rPr>
        <w:t xml:space="preserve">Silver electrodes were inserted into the frontal cortex </w:t>
      </w:r>
      <w:r w:rsidR="00E33F9F" w:rsidRPr="00E33F9F">
        <w:rPr>
          <w:rFonts w:ascii="Arial" w:hAnsi="Arial" w:cs="Arial"/>
          <w:sz w:val="24"/>
          <w:szCs w:val="24"/>
        </w:rPr>
        <w:t>a</w:t>
      </w:r>
      <w:r w:rsidR="00CD7214" w:rsidRPr="00E33F9F">
        <w:rPr>
          <w:rFonts w:ascii="Arial" w:hAnsi="Arial" w:cs="Arial"/>
          <w:sz w:val="24"/>
          <w:szCs w:val="24"/>
        </w:rPr>
        <w:t xml:space="preserve">nd needles were </w:t>
      </w:r>
      <w:r w:rsidR="00D71B14" w:rsidRPr="00E33F9F">
        <w:rPr>
          <w:rFonts w:ascii="Arial" w:hAnsi="Arial" w:cs="Arial"/>
          <w:sz w:val="24"/>
          <w:szCs w:val="24"/>
        </w:rPr>
        <w:t>placed</w:t>
      </w:r>
      <w:r w:rsidR="00CD7214" w:rsidRPr="00E33F9F">
        <w:rPr>
          <w:rFonts w:ascii="Arial" w:hAnsi="Arial" w:cs="Arial"/>
          <w:sz w:val="24"/>
          <w:szCs w:val="24"/>
        </w:rPr>
        <w:t xml:space="preserve"> in the skin on either side of the rib-cage to monitor</w:t>
      </w:r>
      <w:r w:rsidR="00E33F9F" w:rsidRPr="00E33F9F">
        <w:rPr>
          <w:rFonts w:ascii="Arial" w:hAnsi="Arial" w:cs="Arial"/>
          <w:sz w:val="24"/>
          <w:szCs w:val="24"/>
        </w:rPr>
        <w:t xml:space="preserve"> EEG and</w:t>
      </w:r>
      <w:r w:rsidR="00CD7214" w:rsidRPr="00E33F9F">
        <w:rPr>
          <w:rFonts w:ascii="Arial" w:hAnsi="Arial" w:cs="Arial"/>
          <w:sz w:val="24"/>
          <w:szCs w:val="24"/>
        </w:rPr>
        <w:t xml:space="preserve"> ECG</w:t>
      </w:r>
      <w:r w:rsidR="00E33F9F" w:rsidRPr="00E33F9F">
        <w:rPr>
          <w:rFonts w:ascii="Arial" w:hAnsi="Arial" w:cs="Arial"/>
          <w:sz w:val="24"/>
          <w:szCs w:val="24"/>
        </w:rPr>
        <w:t xml:space="preserve"> during the experiment</w:t>
      </w:r>
      <w:r w:rsidR="00CD7214" w:rsidRPr="00E33F9F">
        <w:rPr>
          <w:rFonts w:ascii="Arial" w:hAnsi="Arial" w:cs="Arial"/>
          <w:sz w:val="24"/>
          <w:szCs w:val="24"/>
        </w:rPr>
        <w:t>. The end-tidal CO</w:t>
      </w:r>
      <w:r w:rsidR="00CD7214" w:rsidRPr="00E33F9F">
        <w:rPr>
          <w:rFonts w:ascii="Arial" w:hAnsi="Arial" w:cs="Arial"/>
          <w:sz w:val="24"/>
          <w:szCs w:val="24"/>
          <w:vertAlign w:val="subscript"/>
        </w:rPr>
        <w:t xml:space="preserve">2 </w:t>
      </w:r>
      <w:r w:rsidR="00CD7214" w:rsidRPr="00E33F9F">
        <w:rPr>
          <w:rFonts w:ascii="Arial" w:hAnsi="Arial" w:cs="Arial"/>
          <w:sz w:val="24"/>
          <w:szCs w:val="24"/>
        </w:rPr>
        <w:t>(between 3.6 and 3.8%), the airway pressure (&lt;10 mm/Hg) an</w:t>
      </w:r>
      <w:r w:rsidR="00E33F9F" w:rsidRPr="00E33F9F">
        <w:rPr>
          <w:rFonts w:ascii="Arial" w:hAnsi="Arial" w:cs="Arial"/>
          <w:sz w:val="24"/>
          <w:szCs w:val="24"/>
        </w:rPr>
        <w:t>d core body temperature were also</w:t>
      </w:r>
      <w:r w:rsidR="00CD7214" w:rsidRPr="00E33F9F">
        <w:rPr>
          <w:rFonts w:ascii="Arial" w:hAnsi="Arial" w:cs="Arial"/>
          <w:sz w:val="24"/>
          <w:szCs w:val="24"/>
        </w:rPr>
        <w:t xml:space="preserve"> monitored during the experiment</w:t>
      </w:r>
      <w:r w:rsidR="0086738B">
        <w:rPr>
          <w:rFonts w:ascii="Arial" w:hAnsi="Arial" w:cs="Arial"/>
          <w:sz w:val="24"/>
          <w:szCs w:val="24"/>
        </w:rPr>
        <w:t xml:space="preserve"> at regular intervals</w:t>
      </w:r>
      <w:r w:rsidR="00CD7214" w:rsidRPr="00E33F9F">
        <w:rPr>
          <w:rFonts w:ascii="Arial" w:hAnsi="Arial" w:cs="Arial"/>
          <w:sz w:val="24"/>
          <w:szCs w:val="24"/>
        </w:rPr>
        <w:t>.</w:t>
      </w:r>
      <w:r w:rsidR="00CD7214">
        <w:rPr>
          <w:rFonts w:ascii="Arial" w:hAnsi="Arial" w:cs="Arial"/>
          <w:sz w:val="24"/>
          <w:szCs w:val="24"/>
        </w:rPr>
        <w:t xml:space="preserve"> </w:t>
      </w:r>
      <w:r w:rsidR="00044DC3">
        <w:rPr>
          <w:rFonts w:ascii="Arial" w:hAnsi="Arial" w:cs="Arial"/>
          <w:sz w:val="24"/>
          <w:szCs w:val="24"/>
        </w:rPr>
        <w:t>Dosages of the various drugs used for the procedures detailed above are presented in Table 1.</w:t>
      </w:r>
    </w:p>
    <w:p w14:paraId="0BDB6F22" w14:textId="41D48667" w:rsidR="00742BA0" w:rsidRDefault="00E95224" w:rsidP="008B6B05">
      <w:pPr>
        <w:spacing w:line="480" w:lineRule="auto"/>
        <w:rPr>
          <w:rFonts w:ascii="Arial" w:hAnsi="Arial" w:cs="Arial"/>
          <w:sz w:val="24"/>
          <w:szCs w:val="24"/>
        </w:rPr>
      </w:pPr>
      <w:ins w:id="29" w:author="Trichur Vidyasagar" w:date="2017-10-26T11:22:00Z">
        <w:r>
          <w:rPr>
            <w:rFonts w:ascii="Arial" w:hAnsi="Arial" w:cs="Arial"/>
            <w:sz w:val="24"/>
            <w:szCs w:val="24"/>
          </w:rPr>
          <w:t>Using a microdrill, c</w:t>
        </w:r>
      </w:ins>
      <w:del w:id="30" w:author="Trichur Vidyasagar" w:date="2017-10-26T11:22:00Z">
        <w:r w:rsidR="00742BA0" w:rsidDel="00E95224">
          <w:rPr>
            <w:rFonts w:ascii="Arial" w:hAnsi="Arial" w:cs="Arial"/>
            <w:sz w:val="24"/>
            <w:szCs w:val="24"/>
          </w:rPr>
          <w:delText>C</w:delText>
        </w:r>
      </w:del>
      <w:r w:rsidR="00425AAD" w:rsidRPr="00425AAD">
        <w:rPr>
          <w:rFonts w:ascii="Arial" w:hAnsi="Arial" w:cs="Arial"/>
          <w:sz w:val="24"/>
          <w:szCs w:val="24"/>
        </w:rPr>
        <w:t xml:space="preserve">raniotomy </w:t>
      </w:r>
      <w:r w:rsidR="00742BA0">
        <w:rPr>
          <w:rFonts w:ascii="Arial" w:hAnsi="Arial" w:cs="Arial"/>
          <w:sz w:val="24"/>
          <w:szCs w:val="24"/>
        </w:rPr>
        <w:t>was</w:t>
      </w:r>
      <w:r w:rsidR="00425AAD" w:rsidRPr="00425AAD">
        <w:rPr>
          <w:rFonts w:ascii="Arial" w:hAnsi="Arial" w:cs="Arial"/>
          <w:sz w:val="24"/>
          <w:szCs w:val="24"/>
        </w:rPr>
        <w:t xml:space="preserve"> </w:t>
      </w:r>
      <w:r w:rsidR="00742BA0">
        <w:rPr>
          <w:rFonts w:ascii="Arial" w:hAnsi="Arial" w:cs="Arial"/>
          <w:sz w:val="24"/>
          <w:szCs w:val="24"/>
        </w:rPr>
        <w:t xml:space="preserve">performed </w:t>
      </w:r>
      <w:r w:rsidR="00425AAD" w:rsidRPr="00425AAD">
        <w:rPr>
          <w:rFonts w:ascii="Arial" w:hAnsi="Arial" w:cs="Arial"/>
          <w:sz w:val="24"/>
          <w:szCs w:val="24"/>
        </w:rPr>
        <w:t>over the location of the primary visual cortex</w:t>
      </w:r>
      <w:r w:rsidR="002835D9">
        <w:rPr>
          <w:rFonts w:ascii="Arial" w:hAnsi="Arial" w:cs="Arial"/>
          <w:sz w:val="24"/>
          <w:szCs w:val="24"/>
        </w:rPr>
        <w:t xml:space="preserve"> (V1)</w:t>
      </w:r>
      <w:r w:rsidR="00742BA0">
        <w:rPr>
          <w:rFonts w:ascii="Arial" w:hAnsi="Arial" w:cs="Arial"/>
          <w:sz w:val="24"/>
          <w:szCs w:val="24"/>
        </w:rPr>
        <w:t xml:space="preserve"> in ma</w:t>
      </w:r>
      <w:r w:rsidR="002835D9">
        <w:rPr>
          <w:rFonts w:ascii="Arial" w:hAnsi="Arial" w:cs="Arial"/>
          <w:sz w:val="24"/>
          <w:szCs w:val="24"/>
        </w:rPr>
        <w:t>caques</w:t>
      </w:r>
      <w:r w:rsidR="0086738B">
        <w:rPr>
          <w:rFonts w:ascii="Arial" w:hAnsi="Arial" w:cs="Arial"/>
          <w:sz w:val="24"/>
          <w:szCs w:val="24"/>
        </w:rPr>
        <w:t>,</w:t>
      </w:r>
      <w:r w:rsidR="002835D9">
        <w:rPr>
          <w:rFonts w:ascii="Arial" w:hAnsi="Arial" w:cs="Arial"/>
          <w:sz w:val="24"/>
          <w:szCs w:val="24"/>
        </w:rPr>
        <w:t xml:space="preserve"> and V1</w:t>
      </w:r>
      <w:r w:rsidR="00742BA0">
        <w:rPr>
          <w:rFonts w:ascii="Arial" w:hAnsi="Arial" w:cs="Arial"/>
          <w:sz w:val="24"/>
          <w:szCs w:val="24"/>
        </w:rPr>
        <w:t xml:space="preserve"> and/or superior colliculus</w:t>
      </w:r>
      <w:r w:rsidR="00425AAD" w:rsidRPr="00425AAD">
        <w:rPr>
          <w:rFonts w:ascii="Arial" w:hAnsi="Arial" w:cs="Arial"/>
          <w:sz w:val="24"/>
          <w:szCs w:val="24"/>
        </w:rPr>
        <w:t xml:space="preserve"> </w:t>
      </w:r>
      <w:ins w:id="31" w:author="Trichur Vidyasagar" w:date="2017-10-26T11:22:00Z">
        <w:r>
          <w:rPr>
            <w:rFonts w:ascii="Arial" w:hAnsi="Arial" w:cs="Arial"/>
            <w:sz w:val="24"/>
            <w:szCs w:val="24"/>
          </w:rPr>
          <w:t xml:space="preserve">in tree shrews </w:t>
        </w:r>
      </w:ins>
      <w:r w:rsidR="00425AAD" w:rsidRPr="00425AAD">
        <w:rPr>
          <w:rFonts w:ascii="Arial" w:hAnsi="Arial" w:cs="Arial"/>
          <w:sz w:val="24"/>
          <w:szCs w:val="24"/>
        </w:rPr>
        <w:t>(</w:t>
      </w:r>
      <w:r w:rsidR="002835D9">
        <w:rPr>
          <w:rFonts w:ascii="Arial" w:hAnsi="Arial" w:cs="Arial"/>
          <w:sz w:val="24"/>
          <w:szCs w:val="24"/>
        </w:rPr>
        <w:t xml:space="preserve">SC; </w:t>
      </w:r>
      <w:r w:rsidR="00425AAD" w:rsidRPr="00425AAD">
        <w:rPr>
          <w:rFonts w:ascii="Arial" w:hAnsi="Arial" w:cs="Arial"/>
          <w:sz w:val="24"/>
          <w:szCs w:val="24"/>
        </w:rPr>
        <w:t>see table</w:t>
      </w:r>
      <w:r w:rsidR="00465A31">
        <w:rPr>
          <w:rFonts w:ascii="Arial" w:hAnsi="Arial" w:cs="Arial"/>
          <w:sz w:val="24"/>
          <w:szCs w:val="24"/>
        </w:rPr>
        <w:t xml:space="preserve"> 1</w:t>
      </w:r>
      <w:r w:rsidR="00425AAD" w:rsidRPr="00425AAD">
        <w:rPr>
          <w:rFonts w:ascii="Arial" w:hAnsi="Arial" w:cs="Arial"/>
          <w:sz w:val="24"/>
          <w:szCs w:val="24"/>
        </w:rPr>
        <w:t xml:space="preserve"> for </w:t>
      </w:r>
      <w:r w:rsidR="00742BA0">
        <w:rPr>
          <w:rFonts w:ascii="Arial" w:hAnsi="Arial" w:cs="Arial"/>
          <w:sz w:val="24"/>
          <w:szCs w:val="24"/>
        </w:rPr>
        <w:t>H</w:t>
      </w:r>
      <w:r w:rsidR="00425AAD" w:rsidRPr="00425AAD">
        <w:rPr>
          <w:rFonts w:ascii="Arial" w:hAnsi="Arial" w:cs="Arial"/>
          <w:sz w:val="24"/>
          <w:szCs w:val="24"/>
        </w:rPr>
        <w:t>orsley-</w:t>
      </w:r>
      <w:r w:rsidR="00742BA0">
        <w:rPr>
          <w:rFonts w:ascii="Arial" w:hAnsi="Arial" w:cs="Arial"/>
          <w:sz w:val="24"/>
          <w:szCs w:val="24"/>
        </w:rPr>
        <w:t>C</w:t>
      </w:r>
      <w:r w:rsidR="00425AAD" w:rsidRPr="00425AAD">
        <w:rPr>
          <w:rFonts w:ascii="Arial" w:hAnsi="Arial" w:cs="Arial"/>
          <w:sz w:val="24"/>
          <w:szCs w:val="24"/>
        </w:rPr>
        <w:t>larke co-ordinates)</w:t>
      </w:r>
      <w:del w:id="32" w:author="Trichur Vidyasagar" w:date="2017-10-26T11:22:00Z">
        <w:r w:rsidR="00742BA0" w:rsidDel="00E95224">
          <w:rPr>
            <w:rFonts w:ascii="Arial" w:hAnsi="Arial" w:cs="Arial"/>
            <w:sz w:val="24"/>
            <w:szCs w:val="24"/>
          </w:rPr>
          <w:delText xml:space="preserve"> in tree shrews using a microdrill</w:delText>
        </w:r>
      </w:del>
      <w:r w:rsidR="00425AAD" w:rsidRPr="00425AAD">
        <w:rPr>
          <w:rFonts w:ascii="Arial" w:hAnsi="Arial" w:cs="Arial"/>
          <w:sz w:val="24"/>
          <w:szCs w:val="24"/>
        </w:rPr>
        <w:t>.</w:t>
      </w:r>
      <w:r w:rsidR="00742BA0">
        <w:rPr>
          <w:rFonts w:ascii="Arial" w:hAnsi="Arial" w:cs="Arial"/>
          <w:sz w:val="24"/>
          <w:szCs w:val="24"/>
        </w:rPr>
        <w:t xml:space="preserve"> A durotomy was performed to remove the duramater, which both allowed a clear view of cortical </w:t>
      </w:r>
      <w:r w:rsidR="00D71B14">
        <w:rPr>
          <w:rFonts w:ascii="Arial" w:hAnsi="Arial" w:cs="Arial"/>
          <w:sz w:val="24"/>
          <w:szCs w:val="24"/>
        </w:rPr>
        <w:t>surface for optical imaging</w:t>
      </w:r>
      <w:r w:rsidR="00742BA0">
        <w:rPr>
          <w:rFonts w:ascii="Arial" w:hAnsi="Arial" w:cs="Arial"/>
          <w:sz w:val="24"/>
          <w:szCs w:val="24"/>
        </w:rPr>
        <w:t xml:space="preserve"> as well as preserved the tip of the electrode</w:t>
      </w:r>
      <w:r w:rsidR="00D71B14">
        <w:rPr>
          <w:rFonts w:ascii="Arial" w:hAnsi="Arial" w:cs="Arial"/>
          <w:sz w:val="24"/>
          <w:szCs w:val="24"/>
        </w:rPr>
        <w:t>s during microelectrode recordings.</w:t>
      </w:r>
      <w:r w:rsidR="00742BA0">
        <w:rPr>
          <w:rFonts w:ascii="Arial" w:hAnsi="Arial" w:cs="Arial"/>
          <w:sz w:val="24"/>
          <w:szCs w:val="24"/>
        </w:rPr>
        <w:t xml:space="preserve"> </w:t>
      </w:r>
    </w:p>
    <w:p w14:paraId="7C432DBC" w14:textId="5C8C79A5" w:rsidR="00742BA0" w:rsidRDefault="00742BA0" w:rsidP="008B6B05">
      <w:pPr>
        <w:spacing w:line="480" w:lineRule="auto"/>
        <w:rPr>
          <w:rFonts w:ascii="Arial" w:hAnsi="Arial" w:cs="Arial"/>
          <w:sz w:val="24"/>
          <w:szCs w:val="24"/>
        </w:rPr>
      </w:pPr>
      <w:r>
        <w:rPr>
          <w:rFonts w:ascii="Arial" w:hAnsi="Arial" w:cs="Arial"/>
          <w:sz w:val="24"/>
          <w:szCs w:val="24"/>
        </w:rPr>
        <w:t>The eyes of the animal were kept covered during surgery to protect the optics of the eye. Following surgery, the pupils were dilated using atropine sulphate (ATROPT 1%, Sigma Pharmaceutical Pty Ltd, Australia) and rigid gas permeable contact lenses, matched for the curvature of the eye</w:t>
      </w:r>
      <w:r w:rsidR="00D71B14">
        <w:rPr>
          <w:rFonts w:ascii="Arial" w:hAnsi="Arial" w:cs="Arial"/>
          <w:sz w:val="24"/>
          <w:szCs w:val="24"/>
        </w:rPr>
        <w:t>s</w:t>
      </w:r>
      <w:r w:rsidR="00001688">
        <w:rPr>
          <w:rFonts w:ascii="Arial" w:hAnsi="Arial" w:cs="Arial"/>
          <w:sz w:val="24"/>
          <w:szCs w:val="24"/>
        </w:rPr>
        <w:t>,</w:t>
      </w:r>
      <w:r>
        <w:rPr>
          <w:rFonts w:ascii="Arial" w:hAnsi="Arial" w:cs="Arial"/>
          <w:sz w:val="24"/>
          <w:szCs w:val="24"/>
        </w:rPr>
        <w:t xml:space="preserve"> were fitted to prevent corneal drying. </w:t>
      </w:r>
      <w:r w:rsidR="00001688">
        <w:rPr>
          <w:rFonts w:ascii="Arial" w:hAnsi="Arial" w:cs="Arial"/>
          <w:sz w:val="24"/>
          <w:szCs w:val="24"/>
        </w:rPr>
        <w:t xml:space="preserve">In the </w:t>
      </w:r>
      <w:r w:rsidR="00001688">
        <w:rPr>
          <w:rFonts w:ascii="Arial" w:hAnsi="Arial" w:cs="Arial"/>
          <w:sz w:val="24"/>
          <w:szCs w:val="24"/>
        </w:rPr>
        <w:lastRenderedPageBreak/>
        <w:t>macaques and earlier tree shrew experiments, the eyes were refracted using a hand held projectoscope and corrective lenses were</w:t>
      </w:r>
      <w:r w:rsidR="00EA062A">
        <w:rPr>
          <w:rFonts w:ascii="Arial" w:hAnsi="Arial" w:cs="Arial"/>
          <w:sz w:val="24"/>
          <w:szCs w:val="24"/>
        </w:rPr>
        <w:t xml:space="preserve"> placed in front of the eye</w:t>
      </w:r>
      <w:r w:rsidR="00001688">
        <w:rPr>
          <w:rFonts w:ascii="Arial" w:hAnsi="Arial" w:cs="Arial"/>
          <w:sz w:val="24"/>
          <w:szCs w:val="24"/>
        </w:rPr>
        <w:t xml:space="preserve"> during the experiment. </w:t>
      </w:r>
      <w:r w:rsidR="00EA062A">
        <w:rPr>
          <w:rFonts w:ascii="Arial" w:hAnsi="Arial" w:cs="Arial"/>
          <w:sz w:val="24"/>
          <w:szCs w:val="24"/>
        </w:rPr>
        <w:t xml:space="preserve">In the macaques, an artificial pupil (diameter= 4mm) was also placed in front of the eye. </w:t>
      </w:r>
      <w:r w:rsidR="00001688">
        <w:rPr>
          <w:rFonts w:ascii="Arial" w:hAnsi="Arial" w:cs="Arial"/>
          <w:sz w:val="24"/>
          <w:szCs w:val="24"/>
        </w:rPr>
        <w:t>In later tree shrew experiment</w:t>
      </w:r>
      <w:r w:rsidR="00044DC3">
        <w:rPr>
          <w:rFonts w:ascii="Arial" w:hAnsi="Arial" w:cs="Arial"/>
          <w:sz w:val="24"/>
          <w:szCs w:val="24"/>
        </w:rPr>
        <w:t>s</w:t>
      </w:r>
      <w:r w:rsidR="00001688">
        <w:rPr>
          <w:rFonts w:ascii="Arial" w:hAnsi="Arial" w:cs="Arial"/>
          <w:sz w:val="24"/>
          <w:szCs w:val="24"/>
        </w:rPr>
        <w:t xml:space="preserve"> (9 animals), refraction was </w:t>
      </w:r>
      <w:r w:rsidR="00465A31">
        <w:rPr>
          <w:rFonts w:ascii="Arial" w:hAnsi="Arial" w:cs="Arial"/>
          <w:sz w:val="24"/>
          <w:szCs w:val="24"/>
        </w:rPr>
        <w:t xml:space="preserve">also </w:t>
      </w:r>
      <w:r w:rsidR="00001688">
        <w:rPr>
          <w:rFonts w:ascii="Arial" w:hAnsi="Arial" w:cs="Arial"/>
          <w:sz w:val="24"/>
          <w:szCs w:val="24"/>
        </w:rPr>
        <w:t>performed during the experiment by showing animals sine-wave gratings of increasing spatial frequencies. The power of the lens where the spatial frequency resolution was the highest, was deemed the appropriate power. In most cases, th</w:t>
      </w:r>
      <w:r w:rsidR="00EA062A">
        <w:rPr>
          <w:rFonts w:ascii="Arial" w:hAnsi="Arial" w:cs="Arial"/>
          <w:sz w:val="24"/>
          <w:szCs w:val="24"/>
        </w:rPr>
        <w:t>e appropriate</w:t>
      </w:r>
      <w:r w:rsidR="00001688">
        <w:rPr>
          <w:rFonts w:ascii="Arial" w:hAnsi="Arial" w:cs="Arial"/>
          <w:sz w:val="24"/>
          <w:szCs w:val="24"/>
        </w:rPr>
        <w:t xml:space="preserve"> power </w:t>
      </w:r>
      <w:r w:rsidR="00EA062A">
        <w:rPr>
          <w:rFonts w:ascii="Arial" w:hAnsi="Arial" w:cs="Arial"/>
          <w:sz w:val="24"/>
          <w:szCs w:val="24"/>
        </w:rPr>
        <w:t>was close to, if not the same as</w:t>
      </w:r>
      <w:r w:rsidR="00001688">
        <w:rPr>
          <w:rFonts w:ascii="Arial" w:hAnsi="Arial" w:cs="Arial"/>
          <w:sz w:val="24"/>
          <w:szCs w:val="24"/>
        </w:rPr>
        <w:t xml:space="preserve"> when no corrective lenses were added. As a result, corrective lenses were </w:t>
      </w:r>
      <w:r w:rsidR="00044DC3">
        <w:rPr>
          <w:rFonts w:ascii="Arial" w:hAnsi="Arial" w:cs="Arial"/>
          <w:sz w:val="24"/>
          <w:szCs w:val="24"/>
        </w:rPr>
        <w:t xml:space="preserve">not </w:t>
      </w:r>
      <w:r w:rsidR="00465A31">
        <w:rPr>
          <w:rFonts w:ascii="Arial" w:hAnsi="Arial" w:cs="Arial"/>
          <w:sz w:val="24"/>
          <w:szCs w:val="24"/>
        </w:rPr>
        <w:t>used</w:t>
      </w:r>
      <w:r w:rsidR="00001688">
        <w:rPr>
          <w:rFonts w:ascii="Arial" w:hAnsi="Arial" w:cs="Arial"/>
          <w:sz w:val="24"/>
          <w:szCs w:val="24"/>
        </w:rPr>
        <w:t xml:space="preserve"> when they were not required</w:t>
      </w:r>
      <w:r w:rsidR="00EA062A">
        <w:rPr>
          <w:rFonts w:ascii="Arial" w:hAnsi="Arial" w:cs="Arial"/>
          <w:sz w:val="24"/>
          <w:szCs w:val="24"/>
        </w:rPr>
        <w:t>, in order</w:t>
      </w:r>
      <w:r w:rsidR="00001688">
        <w:rPr>
          <w:rFonts w:ascii="Arial" w:hAnsi="Arial" w:cs="Arial"/>
          <w:sz w:val="24"/>
          <w:szCs w:val="24"/>
        </w:rPr>
        <w:t xml:space="preserve"> to limit </w:t>
      </w:r>
      <w:r w:rsidR="00EA062A">
        <w:rPr>
          <w:rFonts w:ascii="Arial" w:hAnsi="Arial" w:cs="Arial"/>
          <w:sz w:val="24"/>
          <w:szCs w:val="24"/>
        </w:rPr>
        <w:t xml:space="preserve">any </w:t>
      </w:r>
      <w:r w:rsidR="00001688">
        <w:rPr>
          <w:rFonts w:ascii="Arial" w:hAnsi="Arial" w:cs="Arial"/>
          <w:sz w:val="24"/>
          <w:szCs w:val="24"/>
        </w:rPr>
        <w:t xml:space="preserve">optical </w:t>
      </w:r>
      <w:r w:rsidR="00EA062A">
        <w:rPr>
          <w:rFonts w:ascii="Arial" w:hAnsi="Arial" w:cs="Arial"/>
          <w:sz w:val="24"/>
          <w:szCs w:val="24"/>
        </w:rPr>
        <w:t>distortions</w:t>
      </w:r>
      <w:r w:rsidR="00001688">
        <w:rPr>
          <w:rFonts w:ascii="Arial" w:hAnsi="Arial" w:cs="Arial"/>
          <w:sz w:val="24"/>
          <w:szCs w:val="24"/>
        </w:rPr>
        <w:t xml:space="preserve"> the lenses may cause.</w:t>
      </w:r>
    </w:p>
    <w:p w14:paraId="383E82F4" w14:textId="30C0A6BE" w:rsidR="00EA062A" w:rsidRDefault="00425AAD" w:rsidP="008B6B05">
      <w:pPr>
        <w:spacing w:line="480" w:lineRule="auto"/>
        <w:rPr>
          <w:rFonts w:ascii="Arial" w:hAnsi="Arial" w:cs="Arial"/>
          <w:sz w:val="24"/>
          <w:szCs w:val="24"/>
        </w:rPr>
      </w:pPr>
      <w:r w:rsidRPr="00425AAD">
        <w:rPr>
          <w:rFonts w:ascii="Arial" w:hAnsi="Arial" w:cs="Arial"/>
          <w:sz w:val="24"/>
          <w:szCs w:val="24"/>
        </w:rPr>
        <w:t>Once recordings were completed, the experiment was terminated by administering the anim</w:t>
      </w:r>
      <w:r w:rsidR="00CA7C98">
        <w:rPr>
          <w:rFonts w:ascii="Arial" w:hAnsi="Arial" w:cs="Arial"/>
          <w:sz w:val="24"/>
          <w:szCs w:val="24"/>
        </w:rPr>
        <w:t xml:space="preserve">al a lethal dose of pentobarbital </w:t>
      </w:r>
      <w:r w:rsidR="00555873">
        <w:rPr>
          <w:rFonts w:ascii="Arial" w:hAnsi="Arial" w:cs="Arial"/>
          <w:sz w:val="24"/>
          <w:szCs w:val="24"/>
        </w:rPr>
        <w:t>sodium</w:t>
      </w:r>
      <w:r w:rsidRPr="00425AAD">
        <w:rPr>
          <w:rFonts w:ascii="Arial" w:hAnsi="Arial" w:cs="Arial"/>
          <w:sz w:val="24"/>
          <w:szCs w:val="24"/>
        </w:rPr>
        <w:t xml:space="preserve"> (</w:t>
      </w:r>
      <w:r w:rsidR="007A2C04">
        <w:rPr>
          <w:rFonts w:ascii="Arial" w:hAnsi="Arial" w:cs="Arial"/>
          <w:sz w:val="24"/>
          <w:szCs w:val="24"/>
        </w:rPr>
        <w:t>200</w:t>
      </w:r>
      <w:r w:rsidR="00CA7C98">
        <w:rPr>
          <w:rFonts w:ascii="Arial" w:hAnsi="Arial" w:cs="Arial"/>
          <w:sz w:val="24"/>
          <w:szCs w:val="24"/>
        </w:rPr>
        <w:t>-300</w:t>
      </w:r>
      <w:r w:rsidR="007A2C04">
        <w:rPr>
          <w:rFonts w:ascii="Arial" w:hAnsi="Arial" w:cs="Arial"/>
          <w:sz w:val="24"/>
          <w:szCs w:val="24"/>
        </w:rPr>
        <w:t xml:space="preserve"> mg</w:t>
      </w:r>
      <w:r w:rsidR="00555873">
        <w:rPr>
          <w:rFonts w:ascii="Arial" w:hAnsi="Arial" w:cs="Arial"/>
          <w:sz w:val="24"/>
          <w:szCs w:val="24"/>
        </w:rPr>
        <w:t>, Merial Australia Pty Ltd</w:t>
      </w:r>
      <w:r w:rsidRPr="00425AAD">
        <w:rPr>
          <w:rFonts w:ascii="Arial" w:hAnsi="Arial" w:cs="Arial"/>
          <w:sz w:val="24"/>
          <w:szCs w:val="24"/>
        </w:rPr>
        <w:t>) intravenously. The animal</w:t>
      </w:r>
      <w:r w:rsidR="007A2C04">
        <w:rPr>
          <w:rFonts w:ascii="Arial" w:hAnsi="Arial" w:cs="Arial"/>
          <w:sz w:val="24"/>
          <w:szCs w:val="24"/>
        </w:rPr>
        <w:t>s</w:t>
      </w:r>
      <w:r w:rsidRPr="00425AAD">
        <w:rPr>
          <w:rFonts w:ascii="Arial" w:hAnsi="Arial" w:cs="Arial"/>
          <w:sz w:val="24"/>
          <w:szCs w:val="24"/>
        </w:rPr>
        <w:t xml:space="preserve"> </w:t>
      </w:r>
      <w:r w:rsidR="007A2C04">
        <w:rPr>
          <w:rFonts w:ascii="Arial" w:hAnsi="Arial" w:cs="Arial"/>
          <w:sz w:val="24"/>
          <w:szCs w:val="24"/>
        </w:rPr>
        <w:t>were</w:t>
      </w:r>
      <w:r w:rsidRPr="00425AAD">
        <w:rPr>
          <w:rFonts w:ascii="Arial" w:hAnsi="Arial" w:cs="Arial"/>
          <w:sz w:val="24"/>
          <w:szCs w:val="24"/>
        </w:rPr>
        <w:t xml:space="preserve"> then perfused intracardially using phosphate buffer</w:t>
      </w:r>
      <w:r w:rsidR="00555873">
        <w:rPr>
          <w:rFonts w:ascii="Arial" w:hAnsi="Arial" w:cs="Arial"/>
          <w:sz w:val="24"/>
          <w:szCs w:val="24"/>
        </w:rPr>
        <w:t xml:space="preserve"> solution (PB; 0.1M)</w:t>
      </w:r>
      <w:r w:rsidR="00EA062A">
        <w:rPr>
          <w:rFonts w:ascii="Arial" w:hAnsi="Arial" w:cs="Arial"/>
          <w:sz w:val="24"/>
          <w:szCs w:val="24"/>
        </w:rPr>
        <w:t>,</w:t>
      </w:r>
      <w:r w:rsidR="00555873">
        <w:rPr>
          <w:rFonts w:ascii="Arial" w:hAnsi="Arial" w:cs="Arial"/>
          <w:sz w:val="24"/>
          <w:szCs w:val="24"/>
        </w:rPr>
        <w:t xml:space="preserve"> the brain was fixed using</w:t>
      </w:r>
      <w:r w:rsidRPr="00425AAD">
        <w:rPr>
          <w:rFonts w:ascii="Arial" w:hAnsi="Arial" w:cs="Arial"/>
          <w:sz w:val="24"/>
          <w:szCs w:val="24"/>
        </w:rPr>
        <w:t xml:space="preserve"> a paraformaldehyde solution</w:t>
      </w:r>
      <w:r w:rsidR="00555873">
        <w:rPr>
          <w:rFonts w:ascii="Arial" w:hAnsi="Arial" w:cs="Arial"/>
          <w:sz w:val="24"/>
          <w:szCs w:val="24"/>
        </w:rPr>
        <w:t xml:space="preserve"> (PFA; 4% Paraformaldehyde in 0.1M PB).</w:t>
      </w:r>
      <w:r w:rsidRPr="00425AAD">
        <w:rPr>
          <w:rFonts w:ascii="Arial" w:hAnsi="Arial" w:cs="Arial"/>
          <w:sz w:val="24"/>
          <w:szCs w:val="24"/>
        </w:rPr>
        <w:t xml:space="preserve"> </w:t>
      </w:r>
      <w:r w:rsidR="00555873">
        <w:rPr>
          <w:rFonts w:ascii="Arial" w:hAnsi="Arial" w:cs="Arial"/>
          <w:sz w:val="24"/>
          <w:szCs w:val="24"/>
        </w:rPr>
        <w:t>T</w:t>
      </w:r>
      <w:r w:rsidRPr="00425AAD">
        <w:rPr>
          <w:rFonts w:ascii="Arial" w:hAnsi="Arial" w:cs="Arial"/>
          <w:sz w:val="24"/>
          <w:szCs w:val="24"/>
        </w:rPr>
        <w:t>he brain was removed and stored in a s</w:t>
      </w:r>
      <w:r w:rsidR="00044DC3">
        <w:rPr>
          <w:rFonts w:ascii="Arial" w:hAnsi="Arial" w:cs="Arial"/>
          <w:sz w:val="24"/>
          <w:szCs w:val="24"/>
        </w:rPr>
        <w:t>olution of 25%</w:t>
      </w:r>
      <w:r w:rsidRPr="00425AAD">
        <w:rPr>
          <w:rFonts w:ascii="Arial" w:hAnsi="Arial" w:cs="Arial"/>
          <w:sz w:val="24"/>
          <w:szCs w:val="24"/>
        </w:rPr>
        <w:t xml:space="preserve"> sucrose </w:t>
      </w:r>
      <w:r w:rsidR="00555873">
        <w:rPr>
          <w:rFonts w:ascii="Arial" w:hAnsi="Arial" w:cs="Arial"/>
          <w:sz w:val="24"/>
          <w:szCs w:val="24"/>
        </w:rPr>
        <w:t xml:space="preserve">(0.1M PB) </w:t>
      </w:r>
      <w:r w:rsidRPr="00425AAD">
        <w:rPr>
          <w:rFonts w:ascii="Arial" w:hAnsi="Arial" w:cs="Arial"/>
          <w:sz w:val="24"/>
          <w:szCs w:val="24"/>
        </w:rPr>
        <w:t>for cryoprotection. The brain was later processed for histology.</w:t>
      </w:r>
    </w:p>
    <w:p w14:paraId="513295A5" w14:textId="77777777" w:rsidR="00EA062A" w:rsidRDefault="00EA062A">
      <w:pPr>
        <w:rPr>
          <w:rFonts w:ascii="Arial" w:hAnsi="Arial" w:cs="Arial"/>
          <w:sz w:val="24"/>
          <w:szCs w:val="24"/>
        </w:rPr>
      </w:pPr>
      <w:r>
        <w:rPr>
          <w:rFonts w:ascii="Arial" w:hAnsi="Arial" w:cs="Arial"/>
          <w:sz w:val="24"/>
          <w:szCs w:val="24"/>
        </w:rPr>
        <w:br w:type="page"/>
      </w:r>
    </w:p>
    <w:p w14:paraId="6E3AE064" w14:textId="2DADF380" w:rsidR="00465A31" w:rsidRPr="00FE5930" w:rsidRDefault="00465A31" w:rsidP="00465A31">
      <w:pPr>
        <w:rPr>
          <w:rFonts w:ascii="Arial" w:hAnsi="Arial" w:cs="Arial"/>
          <w:i/>
          <w:sz w:val="24"/>
          <w:szCs w:val="24"/>
        </w:rPr>
      </w:pPr>
      <w:r w:rsidRPr="00FE5930">
        <w:rPr>
          <w:rFonts w:ascii="Arial" w:hAnsi="Arial" w:cs="Arial"/>
          <w:i/>
          <w:sz w:val="24"/>
          <w:szCs w:val="24"/>
        </w:rPr>
        <w:lastRenderedPageBreak/>
        <w:t xml:space="preserve">Table </w:t>
      </w:r>
      <w:r w:rsidRPr="00FE5930">
        <w:rPr>
          <w:rFonts w:ascii="Arial" w:hAnsi="Arial" w:cs="Arial"/>
          <w:i/>
          <w:sz w:val="24"/>
          <w:szCs w:val="24"/>
        </w:rPr>
        <w:fldChar w:fldCharType="begin"/>
      </w:r>
      <w:r w:rsidRPr="00FE5930">
        <w:rPr>
          <w:rFonts w:ascii="Arial" w:hAnsi="Arial" w:cs="Arial"/>
          <w:i/>
          <w:sz w:val="24"/>
          <w:szCs w:val="24"/>
        </w:rPr>
        <w:instrText xml:space="preserve"> SEQ Table \* ARABIC </w:instrText>
      </w:r>
      <w:r w:rsidRPr="00FE5930">
        <w:rPr>
          <w:rFonts w:ascii="Arial" w:hAnsi="Arial" w:cs="Arial"/>
          <w:i/>
          <w:sz w:val="24"/>
          <w:szCs w:val="24"/>
        </w:rPr>
        <w:fldChar w:fldCharType="separate"/>
      </w:r>
      <w:r w:rsidRPr="00FE5930">
        <w:rPr>
          <w:rFonts w:ascii="Arial" w:hAnsi="Arial" w:cs="Arial"/>
          <w:i/>
          <w:noProof/>
          <w:sz w:val="24"/>
          <w:szCs w:val="24"/>
        </w:rPr>
        <w:t>1</w:t>
      </w:r>
      <w:r w:rsidRPr="00FE5930">
        <w:rPr>
          <w:rFonts w:ascii="Arial" w:hAnsi="Arial" w:cs="Arial"/>
          <w:i/>
          <w:sz w:val="24"/>
          <w:szCs w:val="24"/>
        </w:rPr>
        <w:fldChar w:fldCharType="end"/>
      </w:r>
      <w:r w:rsidRPr="00FE5930">
        <w:rPr>
          <w:rFonts w:ascii="Arial" w:hAnsi="Arial" w:cs="Arial"/>
          <w:i/>
          <w:sz w:val="24"/>
          <w:szCs w:val="24"/>
        </w:rPr>
        <w:t>: Summary of procedures specific to macaques and tree shrews.</w:t>
      </w:r>
    </w:p>
    <w:tbl>
      <w:tblPr>
        <w:tblW w:w="8060" w:type="dxa"/>
        <w:tblLook w:val="04A0" w:firstRow="1" w:lastRow="0" w:firstColumn="1" w:lastColumn="0" w:noHBand="0" w:noVBand="1"/>
      </w:tblPr>
      <w:tblGrid>
        <w:gridCol w:w="3100"/>
        <w:gridCol w:w="2160"/>
        <w:gridCol w:w="1400"/>
        <w:gridCol w:w="1400"/>
      </w:tblGrid>
      <w:tr w:rsidR="00BD3DC2" w:rsidRPr="00FE5930" w14:paraId="418ACF67" w14:textId="77777777" w:rsidTr="00BD3DC2">
        <w:trPr>
          <w:trHeight w:val="450"/>
        </w:trPr>
        <w:tc>
          <w:tcPr>
            <w:tcW w:w="3100" w:type="dxa"/>
            <w:tcBorders>
              <w:top w:val="nil"/>
              <w:left w:val="nil"/>
              <w:bottom w:val="single" w:sz="8" w:space="0" w:color="auto"/>
              <w:right w:val="nil"/>
            </w:tcBorders>
            <w:shd w:val="clear" w:color="auto" w:fill="auto"/>
            <w:noWrap/>
            <w:vAlign w:val="bottom"/>
            <w:hideMark/>
          </w:tcPr>
          <w:p w14:paraId="1CA3ADF7"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Description</w:t>
            </w:r>
          </w:p>
        </w:tc>
        <w:tc>
          <w:tcPr>
            <w:tcW w:w="2160" w:type="dxa"/>
            <w:tcBorders>
              <w:top w:val="nil"/>
              <w:left w:val="nil"/>
              <w:bottom w:val="single" w:sz="8" w:space="0" w:color="auto"/>
              <w:right w:val="nil"/>
            </w:tcBorders>
            <w:shd w:val="clear" w:color="auto" w:fill="auto"/>
            <w:noWrap/>
            <w:vAlign w:val="bottom"/>
            <w:hideMark/>
          </w:tcPr>
          <w:p w14:paraId="4E559A19"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Drugs used if any</w:t>
            </w:r>
          </w:p>
        </w:tc>
        <w:tc>
          <w:tcPr>
            <w:tcW w:w="1400" w:type="dxa"/>
            <w:tcBorders>
              <w:top w:val="nil"/>
              <w:left w:val="nil"/>
              <w:bottom w:val="single" w:sz="8" w:space="0" w:color="auto"/>
              <w:right w:val="nil"/>
            </w:tcBorders>
            <w:shd w:val="clear" w:color="auto" w:fill="auto"/>
            <w:noWrap/>
            <w:vAlign w:val="bottom"/>
            <w:hideMark/>
          </w:tcPr>
          <w:p w14:paraId="450581DB"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Macaques</w:t>
            </w:r>
          </w:p>
        </w:tc>
        <w:tc>
          <w:tcPr>
            <w:tcW w:w="1400" w:type="dxa"/>
            <w:tcBorders>
              <w:top w:val="nil"/>
              <w:left w:val="nil"/>
              <w:bottom w:val="single" w:sz="8" w:space="0" w:color="auto"/>
              <w:right w:val="nil"/>
            </w:tcBorders>
            <w:shd w:val="clear" w:color="auto" w:fill="auto"/>
            <w:noWrap/>
            <w:vAlign w:val="bottom"/>
            <w:hideMark/>
          </w:tcPr>
          <w:p w14:paraId="7F53810D"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Tree Shrews</w:t>
            </w:r>
          </w:p>
        </w:tc>
      </w:tr>
      <w:tr w:rsidR="00BD3DC2" w:rsidRPr="00FE5930" w14:paraId="00DAAB13" w14:textId="77777777" w:rsidTr="00BD3DC2">
        <w:trPr>
          <w:trHeight w:val="300"/>
        </w:trPr>
        <w:tc>
          <w:tcPr>
            <w:tcW w:w="3100" w:type="dxa"/>
            <w:tcBorders>
              <w:top w:val="nil"/>
              <w:left w:val="nil"/>
              <w:bottom w:val="nil"/>
              <w:right w:val="nil"/>
            </w:tcBorders>
            <w:shd w:val="clear" w:color="auto" w:fill="auto"/>
            <w:noWrap/>
            <w:vAlign w:val="bottom"/>
            <w:hideMark/>
          </w:tcPr>
          <w:p w14:paraId="054369AE" w14:textId="77777777" w:rsidR="00BD3DC2" w:rsidRPr="00FE5930" w:rsidRDefault="00BD3DC2" w:rsidP="00BD3DC2">
            <w:pPr>
              <w:spacing w:after="0" w:line="240" w:lineRule="auto"/>
              <w:jc w:val="right"/>
              <w:rPr>
                <w:rFonts w:ascii="Arial" w:eastAsia="Times New Roman" w:hAnsi="Arial" w:cs="Arial"/>
                <w:color w:val="000000"/>
                <w:sz w:val="24"/>
                <w:szCs w:val="24"/>
              </w:rPr>
            </w:pPr>
            <w:r w:rsidRPr="00FE5930">
              <w:rPr>
                <w:rFonts w:ascii="Arial" w:eastAsia="Times New Roman" w:hAnsi="Arial" w:cs="Arial"/>
                <w:color w:val="000000"/>
                <w:sz w:val="24"/>
                <w:szCs w:val="24"/>
              </w:rPr>
              <w:t>Anaesthetic Induction</w:t>
            </w:r>
          </w:p>
        </w:tc>
        <w:tc>
          <w:tcPr>
            <w:tcW w:w="2160" w:type="dxa"/>
            <w:tcBorders>
              <w:top w:val="nil"/>
              <w:left w:val="nil"/>
              <w:bottom w:val="nil"/>
              <w:right w:val="nil"/>
            </w:tcBorders>
            <w:shd w:val="clear" w:color="auto" w:fill="auto"/>
            <w:noWrap/>
            <w:vAlign w:val="bottom"/>
            <w:hideMark/>
          </w:tcPr>
          <w:p w14:paraId="0639E1BA"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Ketamine (i.m)</w:t>
            </w:r>
          </w:p>
        </w:tc>
        <w:tc>
          <w:tcPr>
            <w:tcW w:w="1400" w:type="dxa"/>
            <w:tcBorders>
              <w:top w:val="nil"/>
              <w:left w:val="nil"/>
              <w:bottom w:val="nil"/>
              <w:right w:val="nil"/>
            </w:tcBorders>
            <w:shd w:val="clear" w:color="auto" w:fill="auto"/>
            <w:noWrap/>
            <w:vAlign w:val="bottom"/>
            <w:hideMark/>
          </w:tcPr>
          <w:p w14:paraId="759541CF"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10mg/kg</w:t>
            </w:r>
          </w:p>
        </w:tc>
        <w:tc>
          <w:tcPr>
            <w:tcW w:w="1400" w:type="dxa"/>
            <w:tcBorders>
              <w:top w:val="nil"/>
              <w:left w:val="nil"/>
              <w:bottom w:val="nil"/>
              <w:right w:val="nil"/>
            </w:tcBorders>
            <w:shd w:val="clear" w:color="auto" w:fill="auto"/>
            <w:noWrap/>
            <w:vAlign w:val="bottom"/>
            <w:hideMark/>
          </w:tcPr>
          <w:p w14:paraId="7A0A869A"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200 mg/kg</w:t>
            </w:r>
          </w:p>
        </w:tc>
      </w:tr>
      <w:tr w:rsidR="00BD3DC2" w:rsidRPr="00FE5930" w14:paraId="3DFCFB62" w14:textId="77777777" w:rsidTr="00BD3DC2">
        <w:trPr>
          <w:trHeight w:val="300"/>
        </w:trPr>
        <w:tc>
          <w:tcPr>
            <w:tcW w:w="3100" w:type="dxa"/>
            <w:tcBorders>
              <w:top w:val="nil"/>
              <w:left w:val="nil"/>
              <w:bottom w:val="single" w:sz="4" w:space="0" w:color="auto"/>
              <w:right w:val="nil"/>
            </w:tcBorders>
            <w:shd w:val="clear" w:color="auto" w:fill="auto"/>
            <w:noWrap/>
            <w:vAlign w:val="bottom"/>
            <w:hideMark/>
          </w:tcPr>
          <w:p w14:paraId="5FE1A562" w14:textId="77777777" w:rsidR="00BD3DC2" w:rsidRPr="00FE5930" w:rsidRDefault="00BD3DC2" w:rsidP="00BD3DC2">
            <w:pPr>
              <w:spacing w:after="0" w:line="240" w:lineRule="auto"/>
              <w:jc w:val="right"/>
              <w:rPr>
                <w:rFonts w:ascii="Arial" w:eastAsia="Times New Roman" w:hAnsi="Arial" w:cs="Arial"/>
                <w:color w:val="000000"/>
                <w:sz w:val="24"/>
                <w:szCs w:val="24"/>
              </w:rPr>
            </w:pPr>
            <w:r w:rsidRPr="00FE5930">
              <w:rPr>
                <w:rFonts w:ascii="Arial" w:eastAsia="Times New Roman" w:hAnsi="Arial" w:cs="Arial"/>
                <w:color w:val="000000"/>
                <w:sz w:val="24"/>
                <w:szCs w:val="24"/>
              </w:rPr>
              <w:t> </w:t>
            </w:r>
          </w:p>
        </w:tc>
        <w:tc>
          <w:tcPr>
            <w:tcW w:w="2160" w:type="dxa"/>
            <w:tcBorders>
              <w:top w:val="nil"/>
              <w:left w:val="nil"/>
              <w:bottom w:val="single" w:sz="4" w:space="0" w:color="auto"/>
              <w:right w:val="nil"/>
            </w:tcBorders>
            <w:shd w:val="clear" w:color="auto" w:fill="auto"/>
            <w:noWrap/>
            <w:vAlign w:val="bottom"/>
            <w:hideMark/>
          </w:tcPr>
          <w:p w14:paraId="6E928441"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Xylazine /(i.m.)</w:t>
            </w:r>
          </w:p>
        </w:tc>
        <w:tc>
          <w:tcPr>
            <w:tcW w:w="1400" w:type="dxa"/>
            <w:tcBorders>
              <w:top w:val="nil"/>
              <w:left w:val="nil"/>
              <w:bottom w:val="single" w:sz="4" w:space="0" w:color="auto"/>
              <w:right w:val="nil"/>
            </w:tcBorders>
            <w:shd w:val="clear" w:color="auto" w:fill="auto"/>
            <w:noWrap/>
            <w:vAlign w:val="bottom"/>
            <w:hideMark/>
          </w:tcPr>
          <w:p w14:paraId="05E8AD40"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1mg/kg</w:t>
            </w:r>
          </w:p>
        </w:tc>
        <w:tc>
          <w:tcPr>
            <w:tcW w:w="1400" w:type="dxa"/>
            <w:tcBorders>
              <w:top w:val="nil"/>
              <w:left w:val="nil"/>
              <w:bottom w:val="single" w:sz="4" w:space="0" w:color="auto"/>
              <w:right w:val="nil"/>
            </w:tcBorders>
            <w:shd w:val="clear" w:color="auto" w:fill="auto"/>
            <w:noWrap/>
            <w:vAlign w:val="bottom"/>
            <w:hideMark/>
          </w:tcPr>
          <w:p w14:paraId="4A4B18A3"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4.7 mg/kg</w:t>
            </w:r>
          </w:p>
        </w:tc>
      </w:tr>
      <w:tr w:rsidR="00BD3DC2" w:rsidRPr="00FE5930" w14:paraId="19D38EB4" w14:textId="77777777" w:rsidTr="00BD3DC2">
        <w:trPr>
          <w:trHeight w:val="300"/>
        </w:trPr>
        <w:tc>
          <w:tcPr>
            <w:tcW w:w="3100" w:type="dxa"/>
            <w:tcBorders>
              <w:top w:val="nil"/>
              <w:left w:val="nil"/>
              <w:bottom w:val="single" w:sz="4" w:space="0" w:color="auto"/>
              <w:right w:val="nil"/>
            </w:tcBorders>
            <w:shd w:val="clear" w:color="auto" w:fill="auto"/>
            <w:noWrap/>
            <w:vAlign w:val="bottom"/>
            <w:hideMark/>
          </w:tcPr>
          <w:p w14:paraId="2D44B419" w14:textId="77777777" w:rsidR="00BD3DC2" w:rsidRPr="00FE5930" w:rsidRDefault="00BD3DC2" w:rsidP="00BD3DC2">
            <w:pPr>
              <w:spacing w:after="0" w:line="240" w:lineRule="auto"/>
              <w:jc w:val="right"/>
              <w:rPr>
                <w:rFonts w:ascii="Arial" w:eastAsia="Times New Roman" w:hAnsi="Arial" w:cs="Arial"/>
                <w:color w:val="000000"/>
                <w:sz w:val="24"/>
                <w:szCs w:val="24"/>
              </w:rPr>
            </w:pPr>
            <w:r w:rsidRPr="00FE5930">
              <w:rPr>
                <w:rFonts w:ascii="Arial" w:eastAsia="Times New Roman" w:hAnsi="Arial" w:cs="Arial"/>
                <w:color w:val="000000"/>
                <w:sz w:val="24"/>
                <w:szCs w:val="24"/>
              </w:rPr>
              <w:t>Cannulation</w:t>
            </w:r>
          </w:p>
        </w:tc>
        <w:tc>
          <w:tcPr>
            <w:tcW w:w="2160" w:type="dxa"/>
            <w:tcBorders>
              <w:top w:val="nil"/>
              <w:left w:val="nil"/>
              <w:bottom w:val="single" w:sz="4" w:space="0" w:color="auto"/>
              <w:right w:val="nil"/>
            </w:tcBorders>
            <w:shd w:val="clear" w:color="auto" w:fill="auto"/>
            <w:noWrap/>
            <w:vAlign w:val="bottom"/>
            <w:hideMark/>
          </w:tcPr>
          <w:p w14:paraId="3FBDE039"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 </w:t>
            </w:r>
          </w:p>
        </w:tc>
        <w:tc>
          <w:tcPr>
            <w:tcW w:w="1400" w:type="dxa"/>
            <w:tcBorders>
              <w:top w:val="nil"/>
              <w:left w:val="nil"/>
              <w:bottom w:val="single" w:sz="4" w:space="0" w:color="auto"/>
              <w:right w:val="nil"/>
            </w:tcBorders>
            <w:shd w:val="clear" w:color="auto" w:fill="auto"/>
            <w:noWrap/>
            <w:vAlign w:val="bottom"/>
            <w:hideMark/>
          </w:tcPr>
          <w:p w14:paraId="724FCCEF"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Cephalic Vein</w:t>
            </w:r>
          </w:p>
        </w:tc>
        <w:tc>
          <w:tcPr>
            <w:tcW w:w="1400" w:type="dxa"/>
            <w:tcBorders>
              <w:top w:val="nil"/>
              <w:left w:val="nil"/>
              <w:bottom w:val="single" w:sz="4" w:space="0" w:color="auto"/>
              <w:right w:val="nil"/>
            </w:tcBorders>
            <w:shd w:val="clear" w:color="auto" w:fill="auto"/>
            <w:noWrap/>
            <w:vAlign w:val="bottom"/>
            <w:hideMark/>
          </w:tcPr>
          <w:p w14:paraId="7A75F20B"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Femoral vein</w:t>
            </w:r>
          </w:p>
        </w:tc>
      </w:tr>
      <w:tr w:rsidR="00BD3DC2" w:rsidRPr="00FE5930" w14:paraId="786B8575" w14:textId="77777777" w:rsidTr="00BD3DC2">
        <w:trPr>
          <w:trHeight w:val="300"/>
        </w:trPr>
        <w:tc>
          <w:tcPr>
            <w:tcW w:w="3100" w:type="dxa"/>
            <w:tcBorders>
              <w:top w:val="nil"/>
              <w:left w:val="nil"/>
              <w:bottom w:val="nil"/>
              <w:right w:val="nil"/>
            </w:tcBorders>
            <w:shd w:val="clear" w:color="auto" w:fill="auto"/>
            <w:noWrap/>
            <w:vAlign w:val="bottom"/>
            <w:hideMark/>
          </w:tcPr>
          <w:p w14:paraId="641648DC" w14:textId="77777777" w:rsidR="00BD3DC2" w:rsidRPr="00FE5930" w:rsidRDefault="00BD3DC2" w:rsidP="00BD3DC2">
            <w:pPr>
              <w:spacing w:after="0" w:line="240" w:lineRule="auto"/>
              <w:jc w:val="right"/>
              <w:rPr>
                <w:rFonts w:ascii="Arial" w:eastAsia="Times New Roman" w:hAnsi="Arial" w:cs="Arial"/>
                <w:color w:val="000000"/>
                <w:sz w:val="24"/>
                <w:szCs w:val="24"/>
              </w:rPr>
            </w:pPr>
            <w:r w:rsidRPr="00FE5930">
              <w:rPr>
                <w:rFonts w:ascii="Arial" w:eastAsia="Times New Roman" w:hAnsi="Arial" w:cs="Arial"/>
                <w:color w:val="000000"/>
                <w:sz w:val="24"/>
                <w:szCs w:val="24"/>
              </w:rPr>
              <w:t xml:space="preserve">Anaesthesia during experiment </w:t>
            </w:r>
          </w:p>
        </w:tc>
        <w:tc>
          <w:tcPr>
            <w:tcW w:w="2160" w:type="dxa"/>
            <w:tcBorders>
              <w:top w:val="nil"/>
              <w:left w:val="nil"/>
              <w:bottom w:val="nil"/>
              <w:right w:val="nil"/>
            </w:tcBorders>
            <w:shd w:val="clear" w:color="auto" w:fill="auto"/>
            <w:noWrap/>
            <w:vAlign w:val="bottom"/>
            <w:hideMark/>
          </w:tcPr>
          <w:p w14:paraId="45F605F9"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Nitrous Oxide (g)</w:t>
            </w:r>
          </w:p>
        </w:tc>
        <w:tc>
          <w:tcPr>
            <w:tcW w:w="1400" w:type="dxa"/>
            <w:tcBorders>
              <w:top w:val="nil"/>
              <w:left w:val="nil"/>
              <w:bottom w:val="nil"/>
              <w:right w:val="nil"/>
            </w:tcBorders>
            <w:shd w:val="clear" w:color="auto" w:fill="auto"/>
            <w:noWrap/>
            <w:vAlign w:val="bottom"/>
            <w:hideMark/>
          </w:tcPr>
          <w:p w14:paraId="0A500A6F"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70%</w:t>
            </w:r>
          </w:p>
        </w:tc>
        <w:tc>
          <w:tcPr>
            <w:tcW w:w="1400" w:type="dxa"/>
            <w:tcBorders>
              <w:top w:val="nil"/>
              <w:left w:val="nil"/>
              <w:bottom w:val="nil"/>
              <w:right w:val="nil"/>
            </w:tcBorders>
            <w:shd w:val="clear" w:color="auto" w:fill="auto"/>
            <w:noWrap/>
            <w:vAlign w:val="bottom"/>
            <w:hideMark/>
          </w:tcPr>
          <w:p w14:paraId="3BAD0A28"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w:t>
            </w:r>
          </w:p>
        </w:tc>
      </w:tr>
      <w:tr w:rsidR="00BD3DC2" w:rsidRPr="00FE5930" w14:paraId="74035182" w14:textId="77777777" w:rsidTr="00BD3DC2">
        <w:trPr>
          <w:trHeight w:val="300"/>
        </w:trPr>
        <w:tc>
          <w:tcPr>
            <w:tcW w:w="3100" w:type="dxa"/>
            <w:tcBorders>
              <w:top w:val="nil"/>
              <w:left w:val="nil"/>
              <w:bottom w:val="nil"/>
              <w:right w:val="nil"/>
            </w:tcBorders>
            <w:shd w:val="clear" w:color="auto" w:fill="auto"/>
            <w:noWrap/>
            <w:vAlign w:val="bottom"/>
            <w:hideMark/>
          </w:tcPr>
          <w:p w14:paraId="4FEBCD0B" w14:textId="77777777" w:rsidR="00BD3DC2" w:rsidRPr="00FE5930" w:rsidRDefault="00BD3DC2" w:rsidP="00BD3DC2">
            <w:pPr>
              <w:spacing w:after="0" w:line="240" w:lineRule="auto"/>
              <w:jc w:val="center"/>
              <w:rPr>
                <w:rFonts w:ascii="Arial" w:eastAsia="Times New Roman" w:hAnsi="Arial" w:cs="Arial"/>
                <w:color w:val="000000"/>
                <w:sz w:val="24"/>
                <w:szCs w:val="24"/>
              </w:rPr>
            </w:pPr>
          </w:p>
        </w:tc>
        <w:tc>
          <w:tcPr>
            <w:tcW w:w="2160" w:type="dxa"/>
            <w:tcBorders>
              <w:top w:val="nil"/>
              <w:left w:val="nil"/>
              <w:bottom w:val="nil"/>
              <w:right w:val="nil"/>
            </w:tcBorders>
            <w:shd w:val="clear" w:color="auto" w:fill="auto"/>
            <w:noWrap/>
            <w:vAlign w:val="bottom"/>
            <w:hideMark/>
          </w:tcPr>
          <w:p w14:paraId="2425FC6F"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Oxygen (g)</w:t>
            </w:r>
          </w:p>
        </w:tc>
        <w:tc>
          <w:tcPr>
            <w:tcW w:w="1400" w:type="dxa"/>
            <w:tcBorders>
              <w:top w:val="nil"/>
              <w:left w:val="nil"/>
              <w:bottom w:val="nil"/>
              <w:right w:val="nil"/>
            </w:tcBorders>
            <w:shd w:val="clear" w:color="auto" w:fill="auto"/>
            <w:noWrap/>
            <w:vAlign w:val="bottom"/>
            <w:hideMark/>
          </w:tcPr>
          <w:p w14:paraId="6051F534" w14:textId="412123FF" w:rsidR="00BD3DC2" w:rsidRPr="00FE5930" w:rsidRDefault="00965E9B" w:rsidP="00BD3DC2">
            <w:pPr>
              <w:spacing w:after="0" w:line="240" w:lineRule="auto"/>
              <w:jc w:val="center"/>
              <w:rPr>
                <w:rFonts w:ascii="Arial" w:eastAsia="Times New Roman" w:hAnsi="Arial" w:cs="Arial"/>
                <w:color w:val="000000"/>
                <w:sz w:val="24"/>
                <w:szCs w:val="24"/>
              </w:rPr>
            </w:pPr>
            <w:ins w:id="33" w:author="Trichur Vidyasagar" w:date="2017-10-26T11:19:00Z">
              <w:r>
                <w:rPr>
                  <w:rFonts w:ascii="Arial" w:eastAsia="Times New Roman" w:hAnsi="Arial" w:cs="Arial"/>
                  <w:color w:val="000000"/>
                  <w:sz w:val="24"/>
                  <w:szCs w:val="24"/>
                </w:rPr>
                <w:t xml:space="preserve">ca. </w:t>
              </w:r>
            </w:ins>
            <w:r w:rsidR="00BD3DC2" w:rsidRPr="00FE5930">
              <w:rPr>
                <w:rFonts w:ascii="Arial" w:eastAsia="Times New Roman" w:hAnsi="Arial" w:cs="Arial"/>
                <w:color w:val="000000"/>
                <w:sz w:val="24"/>
                <w:szCs w:val="24"/>
              </w:rPr>
              <w:t>29%</w:t>
            </w:r>
          </w:p>
        </w:tc>
        <w:tc>
          <w:tcPr>
            <w:tcW w:w="1400" w:type="dxa"/>
            <w:tcBorders>
              <w:top w:val="nil"/>
              <w:left w:val="nil"/>
              <w:bottom w:val="nil"/>
              <w:right w:val="nil"/>
            </w:tcBorders>
            <w:shd w:val="clear" w:color="auto" w:fill="auto"/>
            <w:noWrap/>
            <w:vAlign w:val="bottom"/>
            <w:hideMark/>
          </w:tcPr>
          <w:p w14:paraId="4338C5A6" w14:textId="3BEF72FB" w:rsidR="00BD3DC2" w:rsidRPr="00FE5930" w:rsidRDefault="00965E9B" w:rsidP="00BD3DC2">
            <w:pPr>
              <w:spacing w:after="0" w:line="240" w:lineRule="auto"/>
              <w:jc w:val="center"/>
              <w:rPr>
                <w:rFonts w:ascii="Arial" w:eastAsia="Times New Roman" w:hAnsi="Arial" w:cs="Arial"/>
                <w:color w:val="000000"/>
                <w:sz w:val="24"/>
                <w:szCs w:val="24"/>
              </w:rPr>
            </w:pPr>
            <w:ins w:id="34" w:author="Trichur Vidyasagar" w:date="2017-10-26T11:19:00Z">
              <w:r>
                <w:rPr>
                  <w:rFonts w:ascii="Arial" w:eastAsia="Times New Roman" w:hAnsi="Arial" w:cs="Arial"/>
                  <w:color w:val="000000"/>
                  <w:sz w:val="24"/>
                  <w:szCs w:val="24"/>
                </w:rPr>
                <w:t xml:space="preserve">ca. </w:t>
              </w:r>
            </w:ins>
            <w:r w:rsidR="00BD3DC2" w:rsidRPr="00FE5930">
              <w:rPr>
                <w:rFonts w:ascii="Arial" w:eastAsia="Times New Roman" w:hAnsi="Arial" w:cs="Arial"/>
                <w:color w:val="000000"/>
                <w:sz w:val="24"/>
                <w:szCs w:val="24"/>
              </w:rPr>
              <w:t>99%</w:t>
            </w:r>
          </w:p>
        </w:tc>
      </w:tr>
      <w:tr w:rsidR="00BD3DC2" w:rsidRPr="00FE5930" w14:paraId="34FE3996" w14:textId="77777777" w:rsidTr="00BD3DC2">
        <w:trPr>
          <w:trHeight w:val="300"/>
        </w:trPr>
        <w:tc>
          <w:tcPr>
            <w:tcW w:w="3100" w:type="dxa"/>
            <w:tcBorders>
              <w:top w:val="nil"/>
              <w:left w:val="nil"/>
              <w:bottom w:val="nil"/>
              <w:right w:val="nil"/>
            </w:tcBorders>
            <w:shd w:val="clear" w:color="auto" w:fill="auto"/>
            <w:noWrap/>
            <w:vAlign w:val="bottom"/>
            <w:hideMark/>
          </w:tcPr>
          <w:p w14:paraId="3E5AF11F" w14:textId="77777777" w:rsidR="00BD3DC2" w:rsidRPr="00FE5930" w:rsidRDefault="00BD3DC2" w:rsidP="00BD3DC2">
            <w:pPr>
              <w:spacing w:after="0" w:line="240" w:lineRule="auto"/>
              <w:jc w:val="center"/>
              <w:rPr>
                <w:rFonts w:ascii="Arial" w:eastAsia="Times New Roman" w:hAnsi="Arial" w:cs="Arial"/>
                <w:color w:val="000000"/>
                <w:sz w:val="24"/>
                <w:szCs w:val="24"/>
              </w:rPr>
            </w:pPr>
          </w:p>
        </w:tc>
        <w:tc>
          <w:tcPr>
            <w:tcW w:w="2160" w:type="dxa"/>
            <w:tcBorders>
              <w:top w:val="nil"/>
              <w:left w:val="nil"/>
              <w:bottom w:val="nil"/>
              <w:right w:val="nil"/>
            </w:tcBorders>
            <w:shd w:val="clear" w:color="auto" w:fill="auto"/>
            <w:noWrap/>
            <w:vAlign w:val="bottom"/>
            <w:hideMark/>
          </w:tcPr>
          <w:p w14:paraId="41E106B5"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Carbogen (g)</w:t>
            </w:r>
          </w:p>
        </w:tc>
        <w:tc>
          <w:tcPr>
            <w:tcW w:w="1400" w:type="dxa"/>
            <w:tcBorders>
              <w:top w:val="nil"/>
              <w:left w:val="nil"/>
              <w:bottom w:val="nil"/>
              <w:right w:val="nil"/>
            </w:tcBorders>
            <w:shd w:val="clear" w:color="auto" w:fill="auto"/>
            <w:noWrap/>
            <w:vAlign w:val="bottom"/>
            <w:hideMark/>
          </w:tcPr>
          <w:p w14:paraId="70CB1C6D"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0.50%</w:t>
            </w:r>
          </w:p>
        </w:tc>
        <w:tc>
          <w:tcPr>
            <w:tcW w:w="1400" w:type="dxa"/>
            <w:tcBorders>
              <w:top w:val="nil"/>
              <w:left w:val="nil"/>
              <w:bottom w:val="nil"/>
              <w:right w:val="nil"/>
            </w:tcBorders>
            <w:shd w:val="clear" w:color="auto" w:fill="auto"/>
            <w:noWrap/>
            <w:vAlign w:val="bottom"/>
            <w:hideMark/>
          </w:tcPr>
          <w:p w14:paraId="3B0E7729"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0.50%</w:t>
            </w:r>
          </w:p>
        </w:tc>
      </w:tr>
      <w:tr w:rsidR="00BD3DC2" w:rsidRPr="00FE5930" w14:paraId="0818F23E" w14:textId="77777777" w:rsidTr="00BD3DC2">
        <w:trPr>
          <w:trHeight w:val="300"/>
        </w:trPr>
        <w:tc>
          <w:tcPr>
            <w:tcW w:w="3100" w:type="dxa"/>
            <w:tcBorders>
              <w:top w:val="nil"/>
              <w:left w:val="nil"/>
              <w:bottom w:val="single" w:sz="4" w:space="0" w:color="auto"/>
              <w:right w:val="nil"/>
            </w:tcBorders>
            <w:shd w:val="clear" w:color="auto" w:fill="auto"/>
            <w:noWrap/>
            <w:vAlign w:val="bottom"/>
            <w:hideMark/>
          </w:tcPr>
          <w:p w14:paraId="17F3F33B"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 </w:t>
            </w:r>
          </w:p>
        </w:tc>
        <w:tc>
          <w:tcPr>
            <w:tcW w:w="2160" w:type="dxa"/>
            <w:tcBorders>
              <w:top w:val="nil"/>
              <w:left w:val="nil"/>
              <w:bottom w:val="single" w:sz="4" w:space="0" w:color="auto"/>
              <w:right w:val="nil"/>
            </w:tcBorders>
            <w:shd w:val="clear" w:color="auto" w:fill="auto"/>
            <w:noWrap/>
            <w:vAlign w:val="bottom"/>
            <w:hideMark/>
          </w:tcPr>
          <w:p w14:paraId="04C6D9B5"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Isoflurane (g)</w:t>
            </w:r>
          </w:p>
        </w:tc>
        <w:tc>
          <w:tcPr>
            <w:tcW w:w="1400" w:type="dxa"/>
            <w:tcBorders>
              <w:top w:val="nil"/>
              <w:left w:val="nil"/>
              <w:bottom w:val="single" w:sz="4" w:space="0" w:color="auto"/>
              <w:right w:val="nil"/>
            </w:tcBorders>
            <w:shd w:val="clear" w:color="auto" w:fill="auto"/>
            <w:noWrap/>
            <w:vAlign w:val="bottom"/>
            <w:hideMark/>
          </w:tcPr>
          <w:p w14:paraId="5B9A9BDD" w14:textId="320A6A9E"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0.50%</w:t>
            </w:r>
            <w:ins w:id="35" w:author="Trichur Vidyasagar" w:date="2017-10-26T11:19:00Z">
              <w:r w:rsidR="00965E9B">
                <w:rPr>
                  <w:rFonts w:ascii="Arial" w:eastAsia="Times New Roman" w:hAnsi="Arial" w:cs="Arial"/>
                  <w:color w:val="000000"/>
                  <w:sz w:val="24"/>
                  <w:szCs w:val="24"/>
                </w:rPr>
                <w:t xml:space="preserve"> to 1%</w:t>
              </w:r>
            </w:ins>
          </w:p>
        </w:tc>
        <w:tc>
          <w:tcPr>
            <w:tcW w:w="1400" w:type="dxa"/>
            <w:tcBorders>
              <w:top w:val="nil"/>
              <w:left w:val="nil"/>
              <w:bottom w:val="single" w:sz="4" w:space="0" w:color="auto"/>
              <w:right w:val="nil"/>
            </w:tcBorders>
            <w:shd w:val="clear" w:color="auto" w:fill="auto"/>
            <w:noWrap/>
            <w:vAlign w:val="bottom"/>
            <w:hideMark/>
          </w:tcPr>
          <w:p w14:paraId="555A6671" w14:textId="54A906C4"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0.50%</w:t>
            </w:r>
            <w:ins w:id="36" w:author="Trichur Vidyasagar" w:date="2017-10-26T11:19:00Z">
              <w:r w:rsidR="00965E9B">
                <w:rPr>
                  <w:rFonts w:ascii="Arial" w:eastAsia="Times New Roman" w:hAnsi="Arial" w:cs="Arial"/>
                  <w:color w:val="000000"/>
                  <w:sz w:val="24"/>
                  <w:szCs w:val="24"/>
                </w:rPr>
                <w:t xml:space="preserve"> to 1%</w:t>
              </w:r>
            </w:ins>
          </w:p>
        </w:tc>
      </w:tr>
      <w:tr w:rsidR="00BD3DC2" w:rsidRPr="00FE5930" w14:paraId="46EFBAEF" w14:textId="77777777" w:rsidTr="00BD3DC2">
        <w:trPr>
          <w:trHeight w:val="300"/>
        </w:trPr>
        <w:tc>
          <w:tcPr>
            <w:tcW w:w="3100" w:type="dxa"/>
            <w:tcBorders>
              <w:top w:val="nil"/>
              <w:left w:val="nil"/>
              <w:bottom w:val="single" w:sz="4" w:space="0" w:color="auto"/>
              <w:right w:val="nil"/>
            </w:tcBorders>
            <w:shd w:val="clear" w:color="auto" w:fill="auto"/>
            <w:noWrap/>
            <w:vAlign w:val="bottom"/>
            <w:hideMark/>
          </w:tcPr>
          <w:p w14:paraId="4011EB4C" w14:textId="77777777" w:rsidR="00BD3DC2" w:rsidRPr="00FE5930" w:rsidRDefault="00BD3DC2" w:rsidP="00BD3DC2">
            <w:pPr>
              <w:spacing w:after="0" w:line="240" w:lineRule="auto"/>
              <w:jc w:val="right"/>
              <w:rPr>
                <w:rFonts w:ascii="Arial" w:eastAsia="Times New Roman" w:hAnsi="Arial" w:cs="Arial"/>
                <w:color w:val="000000"/>
                <w:sz w:val="24"/>
                <w:szCs w:val="24"/>
              </w:rPr>
            </w:pPr>
            <w:r w:rsidRPr="00FE5930">
              <w:rPr>
                <w:rFonts w:ascii="Arial" w:eastAsia="Times New Roman" w:hAnsi="Arial" w:cs="Arial"/>
                <w:color w:val="000000"/>
                <w:sz w:val="24"/>
                <w:szCs w:val="24"/>
              </w:rPr>
              <w:t>Paralysis- Induction</w:t>
            </w:r>
          </w:p>
        </w:tc>
        <w:tc>
          <w:tcPr>
            <w:tcW w:w="2160" w:type="dxa"/>
            <w:tcBorders>
              <w:top w:val="nil"/>
              <w:left w:val="nil"/>
              <w:bottom w:val="single" w:sz="4" w:space="0" w:color="auto"/>
              <w:right w:val="nil"/>
            </w:tcBorders>
            <w:shd w:val="clear" w:color="auto" w:fill="auto"/>
            <w:noWrap/>
            <w:vAlign w:val="bottom"/>
            <w:hideMark/>
          </w:tcPr>
          <w:p w14:paraId="0A7C93FC"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Norcuron (i.v.)</w:t>
            </w:r>
          </w:p>
        </w:tc>
        <w:tc>
          <w:tcPr>
            <w:tcW w:w="1400" w:type="dxa"/>
            <w:tcBorders>
              <w:top w:val="nil"/>
              <w:left w:val="nil"/>
              <w:bottom w:val="single" w:sz="4" w:space="0" w:color="auto"/>
              <w:right w:val="nil"/>
            </w:tcBorders>
            <w:shd w:val="clear" w:color="auto" w:fill="auto"/>
            <w:noWrap/>
            <w:vAlign w:val="bottom"/>
            <w:hideMark/>
          </w:tcPr>
          <w:p w14:paraId="6845E810"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5-10 mg bolus</w:t>
            </w:r>
          </w:p>
        </w:tc>
        <w:tc>
          <w:tcPr>
            <w:tcW w:w="1400" w:type="dxa"/>
            <w:tcBorders>
              <w:top w:val="nil"/>
              <w:left w:val="nil"/>
              <w:bottom w:val="single" w:sz="4" w:space="0" w:color="auto"/>
              <w:right w:val="nil"/>
            </w:tcBorders>
            <w:shd w:val="clear" w:color="auto" w:fill="auto"/>
            <w:noWrap/>
            <w:vAlign w:val="bottom"/>
            <w:hideMark/>
          </w:tcPr>
          <w:p w14:paraId="5CE48C85"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5-10 mg bolus</w:t>
            </w:r>
          </w:p>
        </w:tc>
      </w:tr>
      <w:tr w:rsidR="00BD3DC2" w:rsidRPr="00FE5930" w14:paraId="28AA2B7C" w14:textId="77777777" w:rsidTr="00BD3DC2">
        <w:trPr>
          <w:trHeight w:val="300"/>
        </w:trPr>
        <w:tc>
          <w:tcPr>
            <w:tcW w:w="3100" w:type="dxa"/>
            <w:tcBorders>
              <w:top w:val="nil"/>
              <w:left w:val="nil"/>
              <w:bottom w:val="single" w:sz="4" w:space="0" w:color="auto"/>
              <w:right w:val="nil"/>
            </w:tcBorders>
            <w:shd w:val="clear" w:color="auto" w:fill="auto"/>
            <w:noWrap/>
            <w:vAlign w:val="bottom"/>
            <w:hideMark/>
          </w:tcPr>
          <w:p w14:paraId="75E33CE3" w14:textId="77777777" w:rsidR="00BD3DC2" w:rsidRPr="00FE5930" w:rsidRDefault="00BD3DC2" w:rsidP="00BD3DC2">
            <w:pPr>
              <w:spacing w:after="0" w:line="240" w:lineRule="auto"/>
              <w:jc w:val="right"/>
              <w:rPr>
                <w:rFonts w:ascii="Arial" w:eastAsia="Times New Roman" w:hAnsi="Arial" w:cs="Arial"/>
                <w:color w:val="000000"/>
                <w:sz w:val="24"/>
                <w:szCs w:val="24"/>
              </w:rPr>
            </w:pPr>
            <w:r w:rsidRPr="00FE5930">
              <w:rPr>
                <w:rFonts w:ascii="Arial" w:eastAsia="Times New Roman" w:hAnsi="Arial" w:cs="Arial"/>
                <w:color w:val="000000"/>
                <w:sz w:val="24"/>
                <w:szCs w:val="24"/>
              </w:rPr>
              <w:t>Paralysis- Maintenance</w:t>
            </w:r>
          </w:p>
        </w:tc>
        <w:tc>
          <w:tcPr>
            <w:tcW w:w="2160" w:type="dxa"/>
            <w:tcBorders>
              <w:top w:val="nil"/>
              <w:left w:val="nil"/>
              <w:bottom w:val="single" w:sz="4" w:space="0" w:color="auto"/>
              <w:right w:val="nil"/>
            </w:tcBorders>
            <w:shd w:val="clear" w:color="auto" w:fill="auto"/>
            <w:noWrap/>
            <w:vAlign w:val="bottom"/>
            <w:hideMark/>
          </w:tcPr>
          <w:p w14:paraId="29A3B70B"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Norcuron (i.v.)</w:t>
            </w:r>
          </w:p>
        </w:tc>
        <w:tc>
          <w:tcPr>
            <w:tcW w:w="1400" w:type="dxa"/>
            <w:tcBorders>
              <w:top w:val="nil"/>
              <w:left w:val="nil"/>
              <w:bottom w:val="single" w:sz="4" w:space="0" w:color="auto"/>
              <w:right w:val="nil"/>
            </w:tcBorders>
            <w:shd w:val="clear" w:color="auto" w:fill="auto"/>
            <w:noWrap/>
            <w:vAlign w:val="bottom"/>
            <w:hideMark/>
          </w:tcPr>
          <w:p w14:paraId="08B1EE1A"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0.2 mg/kg/hr</w:t>
            </w:r>
          </w:p>
        </w:tc>
        <w:tc>
          <w:tcPr>
            <w:tcW w:w="1400" w:type="dxa"/>
            <w:tcBorders>
              <w:top w:val="nil"/>
              <w:left w:val="nil"/>
              <w:bottom w:val="single" w:sz="4" w:space="0" w:color="auto"/>
              <w:right w:val="nil"/>
            </w:tcBorders>
            <w:shd w:val="clear" w:color="auto" w:fill="auto"/>
            <w:noWrap/>
            <w:vAlign w:val="bottom"/>
            <w:hideMark/>
          </w:tcPr>
          <w:p w14:paraId="2D080B67"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0.4 mg/kg/hr</w:t>
            </w:r>
          </w:p>
        </w:tc>
      </w:tr>
      <w:tr w:rsidR="00BD3DC2" w:rsidRPr="00FE5930" w14:paraId="5588F608" w14:textId="77777777" w:rsidTr="00BD3DC2">
        <w:trPr>
          <w:trHeight w:val="345"/>
        </w:trPr>
        <w:tc>
          <w:tcPr>
            <w:tcW w:w="3100" w:type="dxa"/>
            <w:tcBorders>
              <w:top w:val="nil"/>
              <w:left w:val="nil"/>
              <w:bottom w:val="single" w:sz="4" w:space="0" w:color="auto"/>
              <w:right w:val="nil"/>
            </w:tcBorders>
            <w:shd w:val="clear" w:color="auto" w:fill="auto"/>
            <w:noWrap/>
            <w:vAlign w:val="bottom"/>
            <w:hideMark/>
          </w:tcPr>
          <w:p w14:paraId="23530F50" w14:textId="77777777" w:rsidR="00BD3DC2" w:rsidRPr="00FE5930" w:rsidRDefault="00BD3DC2" w:rsidP="00BD3DC2">
            <w:pPr>
              <w:spacing w:after="0" w:line="240" w:lineRule="auto"/>
              <w:jc w:val="right"/>
              <w:rPr>
                <w:rFonts w:ascii="Arial" w:eastAsia="Times New Roman" w:hAnsi="Arial" w:cs="Arial"/>
                <w:color w:val="000000"/>
                <w:sz w:val="24"/>
                <w:szCs w:val="24"/>
              </w:rPr>
            </w:pPr>
            <w:r w:rsidRPr="00FE5930">
              <w:rPr>
                <w:rFonts w:ascii="Arial" w:eastAsia="Times New Roman" w:hAnsi="Arial" w:cs="Arial"/>
                <w:color w:val="000000"/>
                <w:sz w:val="24"/>
                <w:szCs w:val="24"/>
              </w:rPr>
              <w:t>Animal body temperature</w:t>
            </w:r>
          </w:p>
        </w:tc>
        <w:tc>
          <w:tcPr>
            <w:tcW w:w="2160" w:type="dxa"/>
            <w:tcBorders>
              <w:top w:val="nil"/>
              <w:left w:val="nil"/>
              <w:bottom w:val="single" w:sz="4" w:space="0" w:color="auto"/>
              <w:right w:val="nil"/>
            </w:tcBorders>
            <w:shd w:val="clear" w:color="auto" w:fill="auto"/>
            <w:noWrap/>
            <w:vAlign w:val="bottom"/>
            <w:hideMark/>
          </w:tcPr>
          <w:p w14:paraId="447F2CAE"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 </w:t>
            </w:r>
          </w:p>
        </w:tc>
        <w:tc>
          <w:tcPr>
            <w:tcW w:w="1400" w:type="dxa"/>
            <w:tcBorders>
              <w:top w:val="nil"/>
              <w:left w:val="nil"/>
              <w:bottom w:val="single" w:sz="4" w:space="0" w:color="auto"/>
              <w:right w:val="nil"/>
            </w:tcBorders>
            <w:shd w:val="clear" w:color="auto" w:fill="auto"/>
            <w:noWrap/>
            <w:vAlign w:val="bottom"/>
            <w:hideMark/>
          </w:tcPr>
          <w:p w14:paraId="5DE1E707" w14:textId="0B1A7F2C" w:rsidR="00BD3DC2" w:rsidRPr="00FE5930" w:rsidRDefault="00965E9B" w:rsidP="00BD3DC2">
            <w:pPr>
              <w:spacing w:after="0" w:line="240" w:lineRule="auto"/>
              <w:jc w:val="center"/>
              <w:rPr>
                <w:rFonts w:ascii="Arial" w:eastAsia="Times New Roman" w:hAnsi="Arial" w:cs="Arial"/>
                <w:color w:val="000000"/>
                <w:sz w:val="24"/>
                <w:szCs w:val="24"/>
              </w:rPr>
            </w:pPr>
            <w:ins w:id="37" w:author="Trichur Vidyasagar" w:date="2017-10-26T11:21:00Z">
              <w:r>
                <w:rPr>
                  <w:rFonts w:ascii="Arial" w:eastAsia="Times New Roman" w:hAnsi="Arial" w:cs="Arial"/>
                  <w:color w:val="000000"/>
                  <w:sz w:val="24"/>
                  <w:szCs w:val="24"/>
                </w:rPr>
                <w:t>36-</w:t>
              </w:r>
            </w:ins>
            <w:r w:rsidR="00BD3DC2" w:rsidRPr="00FE5930">
              <w:rPr>
                <w:rFonts w:ascii="Arial" w:eastAsia="Times New Roman" w:hAnsi="Arial" w:cs="Arial"/>
                <w:color w:val="000000"/>
                <w:sz w:val="24"/>
                <w:szCs w:val="24"/>
              </w:rPr>
              <w:t>37</w:t>
            </w:r>
            <w:r w:rsidR="00BD3DC2" w:rsidRPr="00FE5930">
              <w:rPr>
                <w:rFonts w:ascii="Arial" w:eastAsia="Times New Roman" w:hAnsi="Arial" w:cs="Arial"/>
                <w:color w:val="000000"/>
                <w:sz w:val="24"/>
                <w:szCs w:val="24"/>
                <w:vertAlign w:val="superscript"/>
              </w:rPr>
              <w:t>o</w:t>
            </w:r>
          </w:p>
        </w:tc>
        <w:tc>
          <w:tcPr>
            <w:tcW w:w="1400" w:type="dxa"/>
            <w:tcBorders>
              <w:top w:val="nil"/>
              <w:left w:val="nil"/>
              <w:bottom w:val="single" w:sz="4" w:space="0" w:color="auto"/>
              <w:right w:val="nil"/>
            </w:tcBorders>
            <w:shd w:val="clear" w:color="auto" w:fill="auto"/>
            <w:noWrap/>
            <w:vAlign w:val="bottom"/>
            <w:hideMark/>
          </w:tcPr>
          <w:p w14:paraId="3E68CCE3" w14:textId="128D75BB" w:rsidR="00BD3DC2" w:rsidRPr="00FE5930" w:rsidRDefault="00965E9B" w:rsidP="00BD3DC2">
            <w:pPr>
              <w:spacing w:after="0" w:line="240" w:lineRule="auto"/>
              <w:jc w:val="center"/>
              <w:rPr>
                <w:rFonts w:ascii="Arial" w:eastAsia="Times New Roman" w:hAnsi="Arial" w:cs="Arial"/>
                <w:color w:val="000000"/>
                <w:sz w:val="24"/>
                <w:szCs w:val="24"/>
              </w:rPr>
            </w:pPr>
            <w:ins w:id="38" w:author="Trichur Vidyasagar" w:date="2017-10-26T11:21:00Z">
              <w:r>
                <w:rPr>
                  <w:rFonts w:ascii="Arial" w:eastAsia="Times New Roman" w:hAnsi="Arial" w:cs="Arial"/>
                  <w:color w:val="000000"/>
                  <w:sz w:val="24"/>
                  <w:szCs w:val="24"/>
                </w:rPr>
                <w:t>36-</w:t>
              </w:r>
            </w:ins>
            <w:r w:rsidR="00BD3DC2" w:rsidRPr="00FE5930">
              <w:rPr>
                <w:rFonts w:ascii="Arial" w:eastAsia="Times New Roman" w:hAnsi="Arial" w:cs="Arial"/>
                <w:color w:val="000000"/>
                <w:sz w:val="24"/>
                <w:szCs w:val="24"/>
              </w:rPr>
              <w:t>37</w:t>
            </w:r>
            <w:r w:rsidR="00BD3DC2" w:rsidRPr="00FE5930">
              <w:rPr>
                <w:rFonts w:ascii="Arial" w:eastAsia="Times New Roman" w:hAnsi="Arial" w:cs="Arial"/>
                <w:color w:val="000000"/>
                <w:sz w:val="24"/>
                <w:szCs w:val="24"/>
                <w:vertAlign w:val="superscript"/>
              </w:rPr>
              <w:t>o</w:t>
            </w:r>
          </w:p>
        </w:tc>
      </w:tr>
      <w:tr w:rsidR="00BD3DC2" w:rsidRPr="00FE5930" w14:paraId="78AE89D8" w14:textId="77777777" w:rsidTr="00BD3DC2">
        <w:trPr>
          <w:trHeight w:val="300"/>
        </w:trPr>
        <w:tc>
          <w:tcPr>
            <w:tcW w:w="3100" w:type="dxa"/>
            <w:tcBorders>
              <w:top w:val="nil"/>
              <w:left w:val="nil"/>
              <w:bottom w:val="nil"/>
              <w:right w:val="nil"/>
            </w:tcBorders>
            <w:shd w:val="clear" w:color="auto" w:fill="auto"/>
            <w:noWrap/>
            <w:vAlign w:val="bottom"/>
            <w:hideMark/>
          </w:tcPr>
          <w:p w14:paraId="02537B62" w14:textId="77777777" w:rsidR="00BD3DC2" w:rsidRPr="00FE5930" w:rsidRDefault="00BD3DC2" w:rsidP="004A422F">
            <w:pPr>
              <w:spacing w:after="0" w:line="240" w:lineRule="auto"/>
              <w:jc w:val="right"/>
              <w:rPr>
                <w:rFonts w:ascii="Arial" w:eastAsia="Times New Roman" w:hAnsi="Arial" w:cs="Arial"/>
                <w:color w:val="000000"/>
                <w:sz w:val="24"/>
                <w:szCs w:val="24"/>
              </w:rPr>
            </w:pPr>
            <w:r w:rsidRPr="00FE5930">
              <w:rPr>
                <w:rFonts w:ascii="Arial" w:eastAsia="Times New Roman" w:hAnsi="Arial" w:cs="Arial"/>
                <w:color w:val="000000"/>
                <w:sz w:val="24"/>
                <w:szCs w:val="24"/>
              </w:rPr>
              <w:t>Horsley-Clarke Co-ordinates</w:t>
            </w:r>
          </w:p>
        </w:tc>
        <w:tc>
          <w:tcPr>
            <w:tcW w:w="2160" w:type="dxa"/>
            <w:tcBorders>
              <w:top w:val="nil"/>
              <w:left w:val="nil"/>
              <w:bottom w:val="nil"/>
              <w:right w:val="nil"/>
            </w:tcBorders>
            <w:shd w:val="clear" w:color="auto" w:fill="auto"/>
            <w:noWrap/>
            <w:vAlign w:val="bottom"/>
            <w:hideMark/>
          </w:tcPr>
          <w:p w14:paraId="57B11659" w14:textId="77777777" w:rsidR="00BD3DC2" w:rsidRPr="00FE5930" w:rsidRDefault="00BD3DC2" w:rsidP="00BD3DC2">
            <w:pPr>
              <w:spacing w:after="0" w:line="240" w:lineRule="auto"/>
              <w:jc w:val="right"/>
              <w:rPr>
                <w:rFonts w:ascii="Arial" w:eastAsia="Times New Roman" w:hAnsi="Arial" w:cs="Arial"/>
                <w:color w:val="000000"/>
                <w:sz w:val="24"/>
                <w:szCs w:val="24"/>
              </w:rPr>
            </w:pPr>
          </w:p>
        </w:tc>
        <w:tc>
          <w:tcPr>
            <w:tcW w:w="1400" w:type="dxa"/>
            <w:tcBorders>
              <w:top w:val="nil"/>
              <w:left w:val="nil"/>
              <w:bottom w:val="nil"/>
              <w:right w:val="nil"/>
            </w:tcBorders>
            <w:shd w:val="clear" w:color="auto" w:fill="auto"/>
            <w:noWrap/>
            <w:vAlign w:val="bottom"/>
            <w:hideMark/>
          </w:tcPr>
          <w:p w14:paraId="3FB33392"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P24-P35</w:t>
            </w:r>
          </w:p>
        </w:tc>
        <w:tc>
          <w:tcPr>
            <w:tcW w:w="1400" w:type="dxa"/>
            <w:tcBorders>
              <w:top w:val="nil"/>
              <w:left w:val="nil"/>
              <w:bottom w:val="nil"/>
              <w:right w:val="nil"/>
            </w:tcBorders>
            <w:shd w:val="clear" w:color="auto" w:fill="auto"/>
            <w:noWrap/>
            <w:vAlign w:val="bottom"/>
            <w:hideMark/>
          </w:tcPr>
          <w:p w14:paraId="5F033E9E" w14:textId="77777777" w:rsidR="00BD3DC2" w:rsidRPr="00FE5930" w:rsidRDefault="008E46B1" w:rsidP="008E46B1">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AP0-P2.5(V1)</w:t>
            </w:r>
          </w:p>
          <w:p w14:paraId="58CE2D59" w14:textId="5F63E785" w:rsidR="008E46B1" w:rsidRPr="00FE5930" w:rsidRDefault="008E46B1" w:rsidP="008E46B1">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A2.5-P2.5 (SC)</w:t>
            </w:r>
          </w:p>
        </w:tc>
      </w:tr>
      <w:tr w:rsidR="00BD3DC2" w:rsidRPr="00FE5930" w14:paraId="3A79ED1A" w14:textId="77777777" w:rsidTr="00BD3DC2">
        <w:trPr>
          <w:trHeight w:val="300"/>
        </w:trPr>
        <w:tc>
          <w:tcPr>
            <w:tcW w:w="3100" w:type="dxa"/>
            <w:tcBorders>
              <w:top w:val="nil"/>
              <w:left w:val="nil"/>
              <w:bottom w:val="nil"/>
              <w:right w:val="nil"/>
            </w:tcBorders>
            <w:shd w:val="clear" w:color="auto" w:fill="auto"/>
            <w:noWrap/>
            <w:vAlign w:val="bottom"/>
            <w:hideMark/>
          </w:tcPr>
          <w:p w14:paraId="5AEB0D7E" w14:textId="77777777" w:rsidR="00BD3DC2" w:rsidRPr="00FE5930" w:rsidRDefault="00BD3DC2" w:rsidP="00BD3DC2">
            <w:pPr>
              <w:spacing w:after="0" w:line="240" w:lineRule="auto"/>
              <w:jc w:val="center"/>
              <w:rPr>
                <w:rFonts w:ascii="Arial" w:eastAsia="Times New Roman" w:hAnsi="Arial" w:cs="Arial"/>
                <w:sz w:val="24"/>
                <w:szCs w:val="24"/>
              </w:rPr>
            </w:pPr>
          </w:p>
        </w:tc>
        <w:tc>
          <w:tcPr>
            <w:tcW w:w="2160" w:type="dxa"/>
            <w:tcBorders>
              <w:top w:val="nil"/>
              <w:left w:val="nil"/>
              <w:bottom w:val="nil"/>
              <w:right w:val="nil"/>
            </w:tcBorders>
            <w:shd w:val="clear" w:color="auto" w:fill="auto"/>
            <w:noWrap/>
            <w:vAlign w:val="bottom"/>
            <w:hideMark/>
          </w:tcPr>
          <w:p w14:paraId="06717584" w14:textId="77777777" w:rsidR="00BD3DC2" w:rsidRPr="00FE5930" w:rsidRDefault="00BD3DC2" w:rsidP="00BD3DC2">
            <w:pPr>
              <w:spacing w:after="0" w:line="240" w:lineRule="auto"/>
              <w:jc w:val="center"/>
              <w:rPr>
                <w:rFonts w:ascii="Arial" w:eastAsia="Times New Roman" w:hAnsi="Arial" w:cs="Arial"/>
                <w:sz w:val="24"/>
                <w:szCs w:val="24"/>
              </w:rPr>
            </w:pPr>
          </w:p>
        </w:tc>
        <w:tc>
          <w:tcPr>
            <w:tcW w:w="1400" w:type="dxa"/>
            <w:tcBorders>
              <w:top w:val="nil"/>
              <w:left w:val="nil"/>
              <w:bottom w:val="nil"/>
              <w:right w:val="nil"/>
            </w:tcBorders>
            <w:shd w:val="clear" w:color="auto" w:fill="auto"/>
            <w:noWrap/>
            <w:vAlign w:val="bottom"/>
            <w:hideMark/>
          </w:tcPr>
          <w:p w14:paraId="49B5FB28"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L3-L16</w:t>
            </w:r>
          </w:p>
        </w:tc>
        <w:tc>
          <w:tcPr>
            <w:tcW w:w="1400" w:type="dxa"/>
            <w:tcBorders>
              <w:top w:val="nil"/>
              <w:left w:val="nil"/>
              <w:bottom w:val="nil"/>
              <w:right w:val="nil"/>
            </w:tcBorders>
            <w:shd w:val="clear" w:color="auto" w:fill="auto"/>
            <w:noWrap/>
            <w:vAlign w:val="bottom"/>
            <w:hideMark/>
          </w:tcPr>
          <w:p w14:paraId="6570FBD4"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L1-L6</w:t>
            </w:r>
          </w:p>
        </w:tc>
      </w:tr>
    </w:tbl>
    <w:p w14:paraId="7289C64C" w14:textId="77777777" w:rsidR="00555873" w:rsidRDefault="00555873" w:rsidP="008B6B05">
      <w:pPr>
        <w:spacing w:line="480" w:lineRule="auto"/>
        <w:rPr>
          <w:rFonts w:ascii="Arial" w:hAnsi="Arial" w:cs="Arial"/>
          <w:b/>
          <w:sz w:val="28"/>
          <w:szCs w:val="28"/>
        </w:rPr>
      </w:pPr>
    </w:p>
    <w:p w14:paraId="2A89593B" w14:textId="77777777" w:rsidR="00425AAD" w:rsidRDefault="00425AAD" w:rsidP="008B6B05">
      <w:pPr>
        <w:spacing w:line="480" w:lineRule="auto"/>
        <w:rPr>
          <w:rFonts w:ascii="Arial" w:hAnsi="Arial" w:cs="Arial"/>
          <w:b/>
          <w:sz w:val="28"/>
          <w:szCs w:val="28"/>
        </w:rPr>
      </w:pPr>
      <w:r w:rsidRPr="00425AAD">
        <w:rPr>
          <w:rFonts w:ascii="Arial" w:hAnsi="Arial" w:cs="Arial"/>
          <w:b/>
          <w:sz w:val="28"/>
          <w:szCs w:val="28"/>
        </w:rPr>
        <w:t>Electrophysiological Recordings</w:t>
      </w:r>
    </w:p>
    <w:p w14:paraId="7230FD94" w14:textId="1E4819EB" w:rsidR="00944324" w:rsidRDefault="00944324" w:rsidP="008B6B05">
      <w:pPr>
        <w:spacing w:line="480" w:lineRule="auto"/>
        <w:rPr>
          <w:rFonts w:ascii="Arial" w:hAnsi="Arial" w:cs="Arial"/>
          <w:sz w:val="24"/>
          <w:szCs w:val="24"/>
        </w:rPr>
      </w:pPr>
      <w:r>
        <w:rPr>
          <w:rFonts w:ascii="Arial" w:hAnsi="Arial" w:cs="Arial"/>
          <w:sz w:val="24"/>
          <w:szCs w:val="24"/>
        </w:rPr>
        <w:t>Single and multi-m</w:t>
      </w:r>
      <w:r w:rsidR="00F6714D">
        <w:rPr>
          <w:rFonts w:ascii="Arial" w:hAnsi="Arial" w:cs="Arial"/>
          <w:sz w:val="24"/>
          <w:szCs w:val="24"/>
        </w:rPr>
        <w:t>icroelectrode recordings were made</w:t>
      </w:r>
      <w:r w:rsidR="00EB78D8">
        <w:rPr>
          <w:rFonts w:ascii="Arial" w:hAnsi="Arial" w:cs="Arial"/>
          <w:sz w:val="24"/>
          <w:szCs w:val="24"/>
        </w:rPr>
        <w:t xml:space="preserve"> from the primary visual cortex</w:t>
      </w:r>
      <w:r w:rsidR="002835D9">
        <w:rPr>
          <w:rFonts w:ascii="Arial" w:hAnsi="Arial" w:cs="Arial"/>
          <w:sz w:val="24"/>
          <w:szCs w:val="24"/>
        </w:rPr>
        <w:t xml:space="preserve"> (V1)</w:t>
      </w:r>
      <w:r>
        <w:rPr>
          <w:rFonts w:ascii="Arial" w:hAnsi="Arial" w:cs="Arial"/>
          <w:sz w:val="24"/>
          <w:szCs w:val="24"/>
        </w:rPr>
        <w:t xml:space="preserve"> and</w:t>
      </w:r>
      <w:r w:rsidR="00EB78D8">
        <w:rPr>
          <w:rFonts w:ascii="Arial" w:hAnsi="Arial" w:cs="Arial"/>
          <w:sz w:val="24"/>
          <w:szCs w:val="24"/>
        </w:rPr>
        <w:t xml:space="preserve"> </w:t>
      </w:r>
      <w:r w:rsidR="00F6714D">
        <w:rPr>
          <w:rFonts w:ascii="Arial" w:hAnsi="Arial" w:cs="Arial"/>
          <w:sz w:val="24"/>
          <w:szCs w:val="24"/>
        </w:rPr>
        <w:t>the superior colliculus</w:t>
      </w:r>
      <w:r>
        <w:rPr>
          <w:rFonts w:ascii="Arial" w:hAnsi="Arial" w:cs="Arial"/>
          <w:sz w:val="24"/>
          <w:szCs w:val="24"/>
        </w:rPr>
        <w:t xml:space="preserve"> of the tree shrews</w:t>
      </w:r>
      <w:r w:rsidR="00FA79B3">
        <w:rPr>
          <w:rFonts w:ascii="Arial" w:hAnsi="Arial" w:cs="Arial"/>
          <w:sz w:val="24"/>
          <w:szCs w:val="24"/>
        </w:rPr>
        <w:t>,</w:t>
      </w:r>
      <w:r w:rsidR="00F6714D">
        <w:rPr>
          <w:rFonts w:ascii="Arial" w:hAnsi="Arial" w:cs="Arial"/>
          <w:sz w:val="24"/>
          <w:szCs w:val="24"/>
        </w:rPr>
        <w:t xml:space="preserve"> </w:t>
      </w:r>
      <w:r w:rsidR="00EB78D8">
        <w:rPr>
          <w:rFonts w:ascii="Arial" w:hAnsi="Arial" w:cs="Arial"/>
          <w:sz w:val="24"/>
          <w:szCs w:val="24"/>
        </w:rPr>
        <w:t>and the macaque primary visual cortex</w:t>
      </w:r>
      <w:r>
        <w:rPr>
          <w:rFonts w:ascii="Arial" w:hAnsi="Arial" w:cs="Arial"/>
          <w:sz w:val="24"/>
          <w:szCs w:val="24"/>
        </w:rPr>
        <w:t xml:space="preserve"> as follows.</w:t>
      </w:r>
    </w:p>
    <w:p w14:paraId="5C7D0C1A" w14:textId="77777777" w:rsidR="00944324" w:rsidRPr="00944324" w:rsidRDefault="00944324" w:rsidP="008B6B05">
      <w:pPr>
        <w:spacing w:line="480" w:lineRule="auto"/>
        <w:rPr>
          <w:rFonts w:ascii="Arial" w:hAnsi="Arial" w:cs="Arial"/>
          <w:b/>
          <w:sz w:val="24"/>
          <w:szCs w:val="24"/>
        </w:rPr>
      </w:pPr>
      <w:r>
        <w:rPr>
          <w:rFonts w:ascii="Arial" w:hAnsi="Arial" w:cs="Arial"/>
          <w:b/>
          <w:sz w:val="24"/>
          <w:szCs w:val="24"/>
        </w:rPr>
        <w:t>Single Electrode Recordings</w:t>
      </w:r>
    </w:p>
    <w:p w14:paraId="44462CAB" w14:textId="52CB4BE6" w:rsidR="00425AAD" w:rsidRPr="00425AAD" w:rsidRDefault="004A422F" w:rsidP="008B6B05">
      <w:pPr>
        <w:spacing w:line="480" w:lineRule="auto"/>
        <w:rPr>
          <w:rFonts w:ascii="Arial" w:hAnsi="Arial" w:cs="Arial"/>
          <w:sz w:val="24"/>
          <w:szCs w:val="24"/>
        </w:rPr>
      </w:pPr>
      <w:r>
        <w:rPr>
          <w:rFonts w:ascii="Arial" w:hAnsi="Arial" w:cs="Arial"/>
          <w:sz w:val="24"/>
          <w:szCs w:val="24"/>
        </w:rPr>
        <w:t xml:space="preserve">A </w:t>
      </w:r>
      <w:r w:rsidR="00EB78D8">
        <w:rPr>
          <w:rFonts w:ascii="Arial" w:hAnsi="Arial" w:cs="Arial"/>
          <w:sz w:val="24"/>
          <w:szCs w:val="24"/>
        </w:rPr>
        <w:t xml:space="preserve">chamber was </w:t>
      </w:r>
      <w:r>
        <w:rPr>
          <w:rFonts w:ascii="Arial" w:hAnsi="Arial" w:cs="Arial"/>
          <w:sz w:val="24"/>
          <w:szCs w:val="24"/>
        </w:rPr>
        <w:t>built</w:t>
      </w:r>
      <w:r w:rsidR="00EB78D8">
        <w:rPr>
          <w:rFonts w:ascii="Arial" w:hAnsi="Arial" w:cs="Arial"/>
          <w:sz w:val="24"/>
          <w:szCs w:val="24"/>
        </w:rPr>
        <w:t xml:space="preserve"> around the opening using dental cement. Tu</w:t>
      </w:r>
      <w:r w:rsidR="00F6714D">
        <w:rPr>
          <w:rFonts w:ascii="Arial" w:hAnsi="Arial" w:cs="Arial"/>
          <w:sz w:val="24"/>
          <w:szCs w:val="24"/>
        </w:rPr>
        <w:t>n</w:t>
      </w:r>
      <w:r w:rsidR="00425AAD" w:rsidRPr="00425AAD">
        <w:rPr>
          <w:rFonts w:ascii="Arial" w:hAnsi="Arial" w:cs="Arial"/>
          <w:sz w:val="24"/>
          <w:szCs w:val="24"/>
        </w:rPr>
        <w:t>gsten micro-electrodes (bet</w:t>
      </w:r>
      <w:r w:rsidR="00EA062A">
        <w:rPr>
          <w:rFonts w:ascii="Arial" w:hAnsi="Arial" w:cs="Arial"/>
          <w:sz w:val="24"/>
          <w:szCs w:val="24"/>
        </w:rPr>
        <w:t>wee</w:t>
      </w:r>
      <w:r w:rsidR="00425AAD" w:rsidRPr="00425AAD">
        <w:rPr>
          <w:rFonts w:ascii="Arial" w:hAnsi="Arial" w:cs="Arial"/>
          <w:sz w:val="24"/>
          <w:szCs w:val="24"/>
        </w:rPr>
        <w:t xml:space="preserve">n 4 and 18 </w:t>
      </w:r>
      <w:r>
        <w:rPr>
          <w:rFonts w:ascii="Arial" w:hAnsi="Arial" w:cs="Arial"/>
          <w:sz w:val="24"/>
          <w:szCs w:val="24"/>
        </w:rPr>
        <w:t>M</w:t>
      </w:r>
      <w:r w:rsidRPr="004A422F">
        <w:rPr>
          <w:rFonts w:ascii="Arial" w:hAnsi="Arial" w:cs="Arial"/>
          <w:sz w:val="24"/>
          <w:szCs w:val="24"/>
        </w:rPr>
        <w:t>Ω</w:t>
      </w:r>
      <w:r w:rsidR="00ED73BC">
        <w:rPr>
          <w:rFonts w:ascii="Arial" w:hAnsi="Arial" w:cs="Arial"/>
          <w:sz w:val="24"/>
          <w:szCs w:val="24"/>
        </w:rPr>
        <w:t xml:space="preserve">; </w:t>
      </w:r>
      <w:r w:rsidR="0043304A">
        <w:rPr>
          <w:rFonts w:ascii="Arial" w:hAnsi="Arial" w:cs="Arial"/>
          <w:sz w:val="24"/>
          <w:szCs w:val="24"/>
        </w:rPr>
        <w:t xml:space="preserve">FHC, Inc., ME, USA) </w:t>
      </w:r>
      <w:r w:rsidR="00F6714D">
        <w:rPr>
          <w:rFonts w:ascii="Arial" w:hAnsi="Arial" w:cs="Arial"/>
          <w:sz w:val="24"/>
          <w:szCs w:val="24"/>
        </w:rPr>
        <w:t>w</w:t>
      </w:r>
      <w:r w:rsidR="00425AAD" w:rsidRPr="00425AAD">
        <w:rPr>
          <w:rFonts w:ascii="Arial" w:hAnsi="Arial" w:cs="Arial"/>
          <w:sz w:val="24"/>
          <w:szCs w:val="24"/>
        </w:rPr>
        <w:t>ere inserted into the cortex</w:t>
      </w:r>
      <w:r w:rsidR="00EB78D8">
        <w:rPr>
          <w:rFonts w:ascii="Arial" w:hAnsi="Arial" w:cs="Arial"/>
          <w:sz w:val="24"/>
          <w:szCs w:val="24"/>
        </w:rPr>
        <w:t xml:space="preserve"> and the </w:t>
      </w:r>
      <w:ins w:id="39" w:author="Trichur Vidyasagar" w:date="2017-10-26T23:57:00Z">
        <w:r w:rsidR="001510F2">
          <w:rPr>
            <w:rFonts w:ascii="Arial" w:hAnsi="Arial" w:cs="Arial"/>
            <w:sz w:val="24"/>
            <w:szCs w:val="24"/>
          </w:rPr>
          <w:t xml:space="preserve">well was filled with </w:t>
        </w:r>
      </w:ins>
      <w:del w:id="40" w:author="Trichur Vidyasagar" w:date="2017-10-26T23:57:00Z">
        <w:r w:rsidR="00EB78D8" w:rsidDel="001510F2">
          <w:rPr>
            <w:rFonts w:ascii="Arial" w:hAnsi="Arial" w:cs="Arial"/>
            <w:sz w:val="24"/>
            <w:szCs w:val="24"/>
          </w:rPr>
          <w:delText xml:space="preserve">cortical opening was sealed </w:delText>
        </w:r>
      </w:del>
      <w:r w:rsidR="00EB78D8">
        <w:rPr>
          <w:rFonts w:ascii="Arial" w:hAnsi="Arial" w:cs="Arial"/>
          <w:sz w:val="24"/>
          <w:szCs w:val="24"/>
        </w:rPr>
        <w:t xml:space="preserve">with Agar solution (2% </w:t>
      </w:r>
      <w:r w:rsidR="0043304A">
        <w:rPr>
          <w:rFonts w:ascii="Arial" w:hAnsi="Arial" w:cs="Arial"/>
          <w:sz w:val="24"/>
          <w:szCs w:val="24"/>
        </w:rPr>
        <w:t>A</w:t>
      </w:r>
      <w:r w:rsidR="00EB78D8">
        <w:rPr>
          <w:rFonts w:ascii="Arial" w:hAnsi="Arial" w:cs="Arial"/>
          <w:sz w:val="24"/>
          <w:szCs w:val="24"/>
        </w:rPr>
        <w:t>gar in 0.9% Saline) for stability of recordings</w:t>
      </w:r>
      <w:ins w:id="41" w:author="Trichur Vidyasagar" w:date="2017-10-26T23:57:00Z">
        <w:r w:rsidR="009107C8">
          <w:rPr>
            <w:rFonts w:ascii="Arial" w:hAnsi="Arial" w:cs="Arial"/>
            <w:sz w:val="24"/>
            <w:szCs w:val="24"/>
          </w:rPr>
          <w:t xml:space="preserve"> and protecting the cortex</w:t>
        </w:r>
      </w:ins>
      <w:r w:rsidR="00EB78D8">
        <w:rPr>
          <w:rFonts w:ascii="Arial" w:hAnsi="Arial" w:cs="Arial"/>
          <w:sz w:val="24"/>
          <w:szCs w:val="24"/>
        </w:rPr>
        <w:t xml:space="preserve">. The signal obtained from the microelectrode was </w:t>
      </w:r>
      <w:r w:rsidR="00EB78D8">
        <w:rPr>
          <w:rFonts w:ascii="Arial" w:hAnsi="Arial" w:cs="Arial"/>
          <w:sz w:val="24"/>
          <w:szCs w:val="24"/>
        </w:rPr>
        <w:lastRenderedPageBreak/>
        <w:t>first ampl</w:t>
      </w:r>
      <w:r w:rsidR="000644A7">
        <w:rPr>
          <w:rFonts w:ascii="Arial" w:hAnsi="Arial" w:cs="Arial"/>
          <w:sz w:val="24"/>
          <w:szCs w:val="24"/>
        </w:rPr>
        <w:t>ified (x 10,000 times</w:t>
      </w:r>
      <w:r>
        <w:rPr>
          <w:rFonts w:ascii="Arial" w:hAnsi="Arial" w:cs="Arial"/>
          <w:sz w:val="24"/>
          <w:szCs w:val="24"/>
        </w:rPr>
        <w:t>; A-M Systems, WA, USA</w:t>
      </w:r>
      <w:r w:rsidR="000644A7">
        <w:rPr>
          <w:rFonts w:ascii="Arial" w:hAnsi="Arial" w:cs="Arial"/>
          <w:sz w:val="24"/>
          <w:szCs w:val="24"/>
        </w:rPr>
        <w:t>)</w:t>
      </w:r>
      <w:r w:rsidR="00EB78D8">
        <w:rPr>
          <w:rFonts w:ascii="Arial" w:hAnsi="Arial" w:cs="Arial"/>
          <w:sz w:val="24"/>
          <w:szCs w:val="24"/>
        </w:rPr>
        <w:t>. An anti-aliasing filter (5000 Hz</w:t>
      </w:r>
      <w:r>
        <w:rPr>
          <w:rFonts w:ascii="Arial" w:hAnsi="Arial" w:cs="Arial"/>
          <w:sz w:val="24"/>
          <w:szCs w:val="24"/>
        </w:rPr>
        <w:t>; A-M Systems</w:t>
      </w:r>
      <w:r w:rsidR="00EB78D8">
        <w:rPr>
          <w:rFonts w:ascii="Arial" w:hAnsi="Arial" w:cs="Arial"/>
          <w:sz w:val="24"/>
          <w:szCs w:val="24"/>
        </w:rPr>
        <w:t>) was applied to the signal and</w:t>
      </w:r>
      <w:r w:rsidR="00425AAD" w:rsidRPr="00425AAD">
        <w:rPr>
          <w:rFonts w:ascii="Arial" w:hAnsi="Arial" w:cs="Arial"/>
          <w:sz w:val="24"/>
          <w:szCs w:val="24"/>
        </w:rPr>
        <w:t xml:space="preserve"> a </w:t>
      </w:r>
      <w:r w:rsidR="0043304A">
        <w:rPr>
          <w:rFonts w:ascii="Arial" w:hAnsi="Arial" w:cs="Arial"/>
          <w:sz w:val="24"/>
          <w:szCs w:val="24"/>
        </w:rPr>
        <w:t>HumBug noise eliminator</w:t>
      </w:r>
      <w:r w:rsidR="00440A1B">
        <w:rPr>
          <w:rFonts w:ascii="Arial" w:hAnsi="Arial" w:cs="Arial"/>
          <w:sz w:val="24"/>
          <w:szCs w:val="24"/>
        </w:rPr>
        <w:t xml:space="preserve"> </w:t>
      </w:r>
      <w:r w:rsidR="0043304A" w:rsidRPr="00CF7AFC">
        <w:rPr>
          <w:rFonts w:ascii="Arial" w:hAnsi="Arial" w:cs="Arial"/>
          <w:sz w:val="24"/>
          <w:szCs w:val="24"/>
        </w:rPr>
        <w:t>(A-M</w:t>
      </w:r>
      <w:r w:rsidR="00CF7AFC" w:rsidRPr="00CF7AFC">
        <w:rPr>
          <w:rFonts w:ascii="Arial" w:hAnsi="Arial" w:cs="Arial"/>
          <w:sz w:val="24"/>
          <w:szCs w:val="24"/>
        </w:rPr>
        <w:t xml:space="preserve"> Systems</w:t>
      </w:r>
      <w:r w:rsidR="00440A1B" w:rsidRPr="00CF7AFC">
        <w:rPr>
          <w:rFonts w:ascii="Arial" w:hAnsi="Arial" w:cs="Arial"/>
          <w:sz w:val="24"/>
          <w:szCs w:val="24"/>
        </w:rPr>
        <w:t>)</w:t>
      </w:r>
      <w:r w:rsidR="00425AAD" w:rsidRPr="00425AAD">
        <w:rPr>
          <w:rFonts w:ascii="Arial" w:hAnsi="Arial" w:cs="Arial"/>
          <w:sz w:val="24"/>
          <w:szCs w:val="24"/>
        </w:rPr>
        <w:t xml:space="preserve"> was used to reduce 50 Hz line noise. </w:t>
      </w:r>
      <w:r w:rsidR="00EB78D8">
        <w:rPr>
          <w:rFonts w:ascii="Arial" w:hAnsi="Arial" w:cs="Arial"/>
          <w:sz w:val="24"/>
          <w:szCs w:val="24"/>
        </w:rPr>
        <w:t>Usually, this ‘raw signal’ was further filtered between 300 and 3000 Hz and the</w:t>
      </w:r>
      <w:r w:rsidR="00425AAD" w:rsidRPr="00425AAD">
        <w:rPr>
          <w:rFonts w:ascii="Arial" w:hAnsi="Arial" w:cs="Arial"/>
          <w:sz w:val="24"/>
          <w:szCs w:val="24"/>
        </w:rPr>
        <w:t xml:space="preserve"> signal was digitised at 22.5 kHz using a</w:t>
      </w:r>
      <w:r w:rsidR="00EB78D8">
        <w:rPr>
          <w:rFonts w:ascii="Arial" w:hAnsi="Arial" w:cs="Arial"/>
          <w:sz w:val="24"/>
          <w:szCs w:val="24"/>
        </w:rPr>
        <w:t>n</w:t>
      </w:r>
      <w:r w:rsidR="00425AAD" w:rsidRPr="00425AAD">
        <w:rPr>
          <w:rFonts w:ascii="Arial" w:hAnsi="Arial" w:cs="Arial"/>
          <w:sz w:val="24"/>
          <w:szCs w:val="24"/>
        </w:rPr>
        <w:t xml:space="preserve"> analog to digital converter</w:t>
      </w:r>
      <w:r w:rsidR="00CF7AFC">
        <w:rPr>
          <w:rFonts w:ascii="Arial" w:hAnsi="Arial" w:cs="Arial"/>
          <w:sz w:val="24"/>
          <w:szCs w:val="24"/>
        </w:rPr>
        <w:t xml:space="preserve"> (Cambridge Electronic Design Limited, Cambridge, UK</w:t>
      </w:r>
      <w:r w:rsidR="00440A1B">
        <w:rPr>
          <w:rFonts w:ascii="Arial" w:hAnsi="Arial" w:cs="Arial"/>
          <w:sz w:val="24"/>
          <w:szCs w:val="24"/>
        </w:rPr>
        <w:t>)</w:t>
      </w:r>
      <w:r w:rsidR="00425AAD" w:rsidRPr="00425AAD">
        <w:rPr>
          <w:rFonts w:ascii="Arial" w:hAnsi="Arial" w:cs="Arial"/>
          <w:sz w:val="24"/>
          <w:szCs w:val="24"/>
        </w:rPr>
        <w:t>.</w:t>
      </w:r>
      <w:r w:rsidR="00EB78D8">
        <w:rPr>
          <w:rFonts w:ascii="Arial" w:hAnsi="Arial" w:cs="Arial"/>
          <w:sz w:val="24"/>
          <w:szCs w:val="24"/>
        </w:rPr>
        <w:t xml:space="preserve"> </w:t>
      </w:r>
      <w:r w:rsidR="00425AAD" w:rsidRPr="00425AAD">
        <w:rPr>
          <w:rFonts w:ascii="Arial" w:hAnsi="Arial" w:cs="Arial"/>
          <w:sz w:val="24"/>
          <w:szCs w:val="24"/>
        </w:rPr>
        <w:t xml:space="preserve"> </w:t>
      </w:r>
      <w:r w:rsidR="00EB78D8">
        <w:rPr>
          <w:rFonts w:ascii="Arial" w:hAnsi="Arial" w:cs="Arial"/>
          <w:sz w:val="24"/>
          <w:szCs w:val="24"/>
        </w:rPr>
        <w:t>In some cases, the raw signal was also digit</w:t>
      </w:r>
      <w:r w:rsidR="00CF7AFC">
        <w:rPr>
          <w:rFonts w:ascii="Arial" w:hAnsi="Arial" w:cs="Arial"/>
          <w:sz w:val="24"/>
          <w:szCs w:val="24"/>
        </w:rPr>
        <w:t xml:space="preserve">ised </w:t>
      </w:r>
      <w:ins w:id="42" w:author="Trichur Vidyasagar" w:date="2017-10-26T23:59:00Z">
        <w:r w:rsidR="009107C8">
          <w:rPr>
            <w:rFonts w:ascii="Arial" w:hAnsi="Arial" w:cs="Arial"/>
            <w:sz w:val="24"/>
            <w:szCs w:val="24"/>
          </w:rPr>
          <w:t>in</w:t>
        </w:r>
      </w:ins>
      <w:del w:id="43" w:author="Trichur Vidyasagar" w:date="2017-10-26T23:59:00Z">
        <w:r w:rsidR="00CF7AFC" w:rsidDel="009107C8">
          <w:rPr>
            <w:rFonts w:ascii="Arial" w:hAnsi="Arial" w:cs="Arial"/>
            <w:sz w:val="24"/>
            <w:szCs w:val="24"/>
          </w:rPr>
          <w:delText>as</w:delText>
        </w:r>
      </w:del>
      <w:r w:rsidR="00CF7AFC">
        <w:rPr>
          <w:rFonts w:ascii="Arial" w:hAnsi="Arial" w:cs="Arial"/>
          <w:sz w:val="24"/>
          <w:szCs w:val="24"/>
        </w:rPr>
        <w:t xml:space="preserve"> a separate channel</w:t>
      </w:r>
      <w:r w:rsidR="00EB78D8">
        <w:rPr>
          <w:rFonts w:ascii="Arial" w:hAnsi="Arial" w:cs="Arial"/>
          <w:sz w:val="24"/>
          <w:szCs w:val="24"/>
        </w:rPr>
        <w:t xml:space="preserve"> for further analysis. The signal was also fed through an audio speaker and receptive field locations of the neurons were </w:t>
      </w:r>
      <w:ins w:id="44" w:author="Trichur Vidyasagar" w:date="2017-10-26T23:59:00Z">
        <w:r w:rsidR="009107C8">
          <w:rPr>
            <w:rFonts w:ascii="Arial" w:hAnsi="Arial" w:cs="Arial"/>
            <w:sz w:val="24"/>
            <w:szCs w:val="24"/>
          </w:rPr>
          <w:t xml:space="preserve">first </w:t>
        </w:r>
      </w:ins>
      <w:r w:rsidR="00EB78D8">
        <w:rPr>
          <w:rFonts w:ascii="Arial" w:hAnsi="Arial" w:cs="Arial"/>
          <w:sz w:val="24"/>
          <w:szCs w:val="24"/>
        </w:rPr>
        <w:t xml:space="preserve">plotted using the auditory feedback. </w:t>
      </w:r>
      <w:r w:rsidR="00CF7AFC">
        <w:rPr>
          <w:rFonts w:ascii="Arial" w:hAnsi="Arial" w:cs="Arial"/>
          <w:sz w:val="24"/>
          <w:szCs w:val="24"/>
        </w:rPr>
        <w:t>The data was recorded and</w:t>
      </w:r>
      <w:r w:rsidR="00425AAD" w:rsidRPr="00425AAD">
        <w:rPr>
          <w:rFonts w:ascii="Arial" w:hAnsi="Arial" w:cs="Arial"/>
          <w:sz w:val="24"/>
          <w:szCs w:val="24"/>
        </w:rPr>
        <w:t xml:space="preserve"> </w:t>
      </w:r>
      <w:r w:rsidR="00CF7AFC">
        <w:rPr>
          <w:rFonts w:ascii="Arial" w:hAnsi="Arial" w:cs="Arial"/>
          <w:sz w:val="24"/>
          <w:szCs w:val="24"/>
        </w:rPr>
        <w:t>a</w:t>
      </w:r>
      <w:r w:rsidR="00425AAD" w:rsidRPr="00425AAD">
        <w:rPr>
          <w:rFonts w:ascii="Arial" w:hAnsi="Arial" w:cs="Arial"/>
          <w:sz w:val="24"/>
          <w:szCs w:val="24"/>
        </w:rPr>
        <w:t xml:space="preserve"> template of the spikes was built using </w:t>
      </w:r>
      <w:r w:rsidR="00CF7AFC">
        <w:rPr>
          <w:rFonts w:ascii="Arial" w:hAnsi="Arial" w:cs="Arial"/>
          <w:sz w:val="24"/>
          <w:szCs w:val="24"/>
        </w:rPr>
        <w:t>the S</w:t>
      </w:r>
      <w:r w:rsidR="00425AAD" w:rsidRPr="00425AAD">
        <w:rPr>
          <w:rFonts w:ascii="Arial" w:hAnsi="Arial" w:cs="Arial"/>
          <w:sz w:val="24"/>
          <w:szCs w:val="24"/>
        </w:rPr>
        <w:t>pike 2 software</w:t>
      </w:r>
      <w:r w:rsidR="00CF7AFC">
        <w:rPr>
          <w:rFonts w:ascii="Arial" w:hAnsi="Arial" w:cs="Arial"/>
          <w:sz w:val="24"/>
          <w:szCs w:val="24"/>
        </w:rPr>
        <w:t xml:space="preserve"> (CED, </w:t>
      </w:r>
      <w:r w:rsidR="005A5255">
        <w:rPr>
          <w:rFonts w:ascii="Arial" w:hAnsi="Arial" w:cs="Arial"/>
          <w:sz w:val="24"/>
          <w:szCs w:val="24"/>
        </w:rPr>
        <w:t>Cambridge, UK). P</w:t>
      </w:r>
      <w:r w:rsidR="002835D9">
        <w:rPr>
          <w:rFonts w:ascii="Arial" w:hAnsi="Arial" w:cs="Arial"/>
          <w:sz w:val="24"/>
          <w:szCs w:val="24"/>
        </w:rPr>
        <w:t>ost stimulus time histograms (PSTHs)</w:t>
      </w:r>
      <w:r w:rsidR="005A5255">
        <w:rPr>
          <w:rFonts w:ascii="Arial" w:hAnsi="Arial" w:cs="Arial"/>
          <w:sz w:val="24"/>
          <w:szCs w:val="24"/>
        </w:rPr>
        <w:t xml:space="preserve"> </w:t>
      </w:r>
      <w:r w:rsidR="002835D9">
        <w:rPr>
          <w:rFonts w:ascii="Arial" w:hAnsi="Arial" w:cs="Arial"/>
          <w:sz w:val="24"/>
          <w:szCs w:val="24"/>
        </w:rPr>
        <w:t>were</w:t>
      </w:r>
      <w:r w:rsidR="005A5255">
        <w:rPr>
          <w:rFonts w:ascii="Arial" w:hAnsi="Arial" w:cs="Arial"/>
          <w:sz w:val="24"/>
          <w:szCs w:val="24"/>
        </w:rPr>
        <w:t xml:space="preserve"> built from the template</w:t>
      </w:r>
      <w:r w:rsidR="002835D9">
        <w:rPr>
          <w:rFonts w:ascii="Arial" w:hAnsi="Arial" w:cs="Arial"/>
          <w:sz w:val="24"/>
          <w:szCs w:val="24"/>
        </w:rPr>
        <w:t>d</w:t>
      </w:r>
      <w:r w:rsidR="005A5255">
        <w:rPr>
          <w:rFonts w:ascii="Arial" w:hAnsi="Arial" w:cs="Arial"/>
          <w:sz w:val="24"/>
          <w:szCs w:val="24"/>
        </w:rPr>
        <w:t xml:space="preserve"> spikes for online analysis and t</w:t>
      </w:r>
      <w:r w:rsidR="00425AAD" w:rsidRPr="00425AAD">
        <w:rPr>
          <w:rFonts w:ascii="Arial" w:hAnsi="Arial" w:cs="Arial"/>
          <w:sz w:val="24"/>
          <w:szCs w:val="24"/>
        </w:rPr>
        <w:t xml:space="preserve">he original signal was </w:t>
      </w:r>
      <w:ins w:id="45" w:author="Trichur Vidyasagar" w:date="2017-10-27T08:52:00Z">
        <w:r w:rsidR="00C661F3">
          <w:rPr>
            <w:rFonts w:ascii="Arial" w:hAnsi="Arial" w:cs="Arial"/>
            <w:sz w:val="24"/>
            <w:szCs w:val="24"/>
          </w:rPr>
          <w:t xml:space="preserve">also </w:t>
        </w:r>
      </w:ins>
      <w:r w:rsidR="00425AAD" w:rsidRPr="00425AAD">
        <w:rPr>
          <w:rFonts w:ascii="Arial" w:hAnsi="Arial" w:cs="Arial"/>
          <w:sz w:val="24"/>
          <w:szCs w:val="24"/>
        </w:rPr>
        <w:t>s</w:t>
      </w:r>
      <w:r w:rsidR="00423791">
        <w:rPr>
          <w:rFonts w:ascii="Arial" w:hAnsi="Arial" w:cs="Arial"/>
          <w:sz w:val="24"/>
          <w:szCs w:val="24"/>
        </w:rPr>
        <w:t>aved</w:t>
      </w:r>
      <w:r w:rsidR="005A5255">
        <w:rPr>
          <w:rFonts w:ascii="Arial" w:hAnsi="Arial" w:cs="Arial"/>
          <w:sz w:val="24"/>
          <w:szCs w:val="24"/>
        </w:rPr>
        <w:t xml:space="preserve"> for further</w:t>
      </w:r>
      <w:r w:rsidR="00425AAD" w:rsidRPr="00425AAD">
        <w:rPr>
          <w:rFonts w:ascii="Arial" w:hAnsi="Arial" w:cs="Arial"/>
          <w:sz w:val="24"/>
          <w:szCs w:val="24"/>
        </w:rPr>
        <w:t xml:space="preserve"> analysis.</w:t>
      </w:r>
      <w:r w:rsidR="00423791">
        <w:rPr>
          <w:rFonts w:ascii="Arial" w:hAnsi="Arial" w:cs="Arial"/>
          <w:sz w:val="24"/>
          <w:szCs w:val="24"/>
        </w:rPr>
        <w:t xml:space="preserve"> At the end of </w:t>
      </w:r>
      <w:r w:rsidR="005A5255">
        <w:rPr>
          <w:rFonts w:ascii="Arial" w:hAnsi="Arial" w:cs="Arial"/>
          <w:sz w:val="24"/>
          <w:szCs w:val="24"/>
        </w:rPr>
        <w:t>each microelectrode track</w:t>
      </w:r>
      <w:r w:rsidR="00423791">
        <w:rPr>
          <w:rFonts w:ascii="Arial" w:hAnsi="Arial" w:cs="Arial"/>
          <w:sz w:val="24"/>
          <w:szCs w:val="24"/>
        </w:rPr>
        <w:t xml:space="preserve">, electrolytic lesions were made by passing 6 </w:t>
      </w:r>
      <w:r w:rsidR="00423791" w:rsidRPr="00423791">
        <w:rPr>
          <w:rFonts w:ascii="Arial" w:hAnsi="Arial" w:cs="Arial"/>
          <w:sz w:val="24"/>
          <w:szCs w:val="24"/>
        </w:rPr>
        <w:t>μA</w:t>
      </w:r>
      <w:r w:rsidR="00423791">
        <w:rPr>
          <w:rFonts w:ascii="Arial" w:hAnsi="Arial" w:cs="Arial"/>
          <w:sz w:val="24"/>
          <w:szCs w:val="24"/>
        </w:rPr>
        <w:t xml:space="preserve"> of current for 6 to 7 seconds to identify the locations of the recordings</w:t>
      </w:r>
      <w:del w:id="46" w:author="Trichur Vidyasagar" w:date="2017-10-27T08:52:00Z">
        <w:r w:rsidR="00423791" w:rsidDel="00C661F3">
          <w:rPr>
            <w:rFonts w:ascii="Arial" w:hAnsi="Arial" w:cs="Arial"/>
            <w:sz w:val="24"/>
            <w:szCs w:val="24"/>
          </w:rPr>
          <w:delText xml:space="preserve"> made</w:delText>
        </w:r>
      </w:del>
      <w:r w:rsidR="00423791">
        <w:rPr>
          <w:rFonts w:ascii="Arial" w:hAnsi="Arial" w:cs="Arial"/>
          <w:sz w:val="24"/>
          <w:szCs w:val="24"/>
        </w:rPr>
        <w:t>.</w:t>
      </w:r>
    </w:p>
    <w:p w14:paraId="532C7330" w14:textId="77777777" w:rsidR="00425AAD" w:rsidRDefault="00425AAD" w:rsidP="008B6B05">
      <w:pPr>
        <w:spacing w:line="480" w:lineRule="auto"/>
        <w:rPr>
          <w:rFonts w:ascii="Arial" w:hAnsi="Arial" w:cs="Arial"/>
          <w:b/>
          <w:sz w:val="24"/>
          <w:szCs w:val="24"/>
        </w:rPr>
      </w:pPr>
      <w:r w:rsidRPr="00425AAD">
        <w:rPr>
          <w:rFonts w:ascii="Arial" w:hAnsi="Arial" w:cs="Arial"/>
          <w:b/>
          <w:sz w:val="24"/>
          <w:szCs w:val="24"/>
        </w:rPr>
        <w:t>Multielectrode Electrode Recordings</w:t>
      </w:r>
    </w:p>
    <w:p w14:paraId="6B4BD4D2" w14:textId="1F711E85" w:rsidR="00663856" w:rsidRPr="00663856" w:rsidRDefault="00663856" w:rsidP="008B6B05">
      <w:pPr>
        <w:spacing w:line="480" w:lineRule="auto"/>
        <w:rPr>
          <w:rFonts w:ascii="Arial" w:hAnsi="Arial" w:cs="Arial"/>
          <w:sz w:val="24"/>
          <w:szCs w:val="24"/>
        </w:rPr>
      </w:pPr>
      <w:r>
        <w:rPr>
          <w:rFonts w:ascii="Arial" w:hAnsi="Arial" w:cs="Arial"/>
          <w:sz w:val="24"/>
          <w:szCs w:val="24"/>
        </w:rPr>
        <w:t>A 1</w:t>
      </w:r>
      <w:r w:rsidR="0051144C">
        <w:rPr>
          <w:rFonts w:ascii="Arial" w:hAnsi="Arial" w:cs="Arial"/>
          <w:sz w:val="24"/>
          <w:szCs w:val="24"/>
        </w:rPr>
        <w:t>6 channel multi-electrode array (</w:t>
      </w:r>
      <w:r w:rsidR="002835D9">
        <w:rPr>
          <w:rFonts w:ascii="Arial" w:hAnsi="Arial" w:cs="Arial"/>
          <w:sz w:val="24"/>
          <w:szCs w:val="24"/>
        </w:rPr>
        <w:t xml:space="preserve">individual electrodes </w:t>
      </w:r>
      <w:r w:rsidR="00150292">
        <w:rPr>
          <w:rFonts w:ascii="Arial" w:hAnsi="Arial" w:cs="Arial"/>
          <w:sz w:val="24"/>
          <w:szCs w:val="24"/>
        </w:rPr>
        <w:t xml:space="preserve">spaced 100 microns apart; </w:t>
      </w:r>
      <w:r w:rsidR="009B631D">
        <w:rPr>
          <w:rFonts w:ascii="Arial" w:hAnsi="Arial" w:cs="Arial"/>
          <w:sz w:val="24"/>
          <w:szCs w:val="24"/>
        </w:rPr>
        <w:t>Neuronexus Technologies, Ann Arbor, USA</w:t>
      </w:r>
      <w:r w:rsidR="0051144C">
        <w:rPr>
          <w:rFonts w:ascii="Arial" w:hAnsi="Arial" w:cs="Arial"/>
          <w:sz w:val="24"/>
          <w:szCs w:val="24"/>
        </w:rPr>
        <w:t xml:space="preserve">) was used to record from the macaque V1. The array was </w:t>
      </w:r>
      <w:r w:rsidR="00663DCE">
        <w:rPr>
          <w:rFonts w:ascii="Arial" w:hAnsi="Arial" w:cs="Arial"/>
          <w:sz w:val="24"/>
          <w:szCs w:val="24"/>
        </w:rPr>
        <w:t>connected to a</w:t>
      </w:r>
      <w:r w:rsidR="002D3F4D">
        <w:rPr>
          <w:rFonts w:ascii="Arial" w:hAnsi="Arial" w:cs="Arial"/>
          <w:sz w:val="24"/>
          <w:szCs w:val="24"/>
        </w:rPr>
        <w:t xml:space="preserve"> pre-amplifier</w:t>
      </w:r>
      <w:r w:rsidR="00663DCE">
        <w:rPr>
          <w:rFonts w:ascii="Arial" w:hAnsi="Arial" w:cs="Arial"/>
          <w:sz w:val="24"/>
          <w:szCs w:val="24"/>
        </w:rPr>
        <w:t xml:space="preserve"> (RA16PA</w:t>
      </w:r>
      <w:r w:rsidR="002D3F4D">
        <w:rPr>
          <w:rFonts w:ascii="Arial" w:hAnsi="Arial" w:cs="Arial"/>
          <w:sz w:val="24"/>
          <w:szCs w:val="24"/>
        </w:rPr>
        <w:t xml:space="preserve">, Tucker-Davis Technologies, USA), via a headstage </w:t>
      </w:r>
      <w:r w:rsidR="00663DCE">
        <w:rPr>
          <w:rFonts w:ascii="Arial" w:hAnsi="Arial" w:cs="Arial"/>
          <w:sz w:val="24"/>
          <w:szCs w:val="24"/>
        </w:rPr>
        <w:t xml:space="preserve">(RA16CH), where the </w:t>
      </w:r>
      <w:r w:rsidR="006921DA">
        <w:rPr>
          <w:rFonts w:ascii="Arial" w:hAnsi="Arial" w:cs="Arial"/>
          <w:sz w:val="24"/>
          <w:szCs w:val="24"/>
        </w:rPr>
        <w:t>signal was amplified (x 10,000) and filtered (</w:t>
      </w:r>
      <w:commentRangeStart w:id="47"/>
      <w:r w:rsidR="006921DA">
        <w:rPr>
          <w:rFonts w:ascii="Arial" w:hAnsi="Arial" w:cs="Arial"/>
          <w:sz w:val="24"/>
          <w:szCs w:val="24"/>
        </w:rPr>
        <w:t>2.2 Hz to 7</w:t>
      </w:r>
      <w:r w:rsidR="002D3F4D">
        <w:rPr>
          <w:rFonts w:ascii="Arial" w:hAnsi="Arial" w:cs="Arial"/>
          <w:sz w:val="24"/>
          <w:szCs w:val="24"/>
        </w:rPr>
        <w:t>.5</w:t>
      </w:r>
      <w:r w:rsidR="006921DA">
        <w:rPr>
          <w:rFonts w:ascii="Arial" w:hAnsi="Arial" w:cs="Arial"/>
          <w:sz w:val="24"/>
          <w:szCs w:val="24"/>
        </w:rPr>
        <w:t xml:space="preserve"> </w:t>
      </w:r>
      <w:r w:rsidR="002D3F4D">
        <w:rPr>
          <w:rFonts w:ascii="Arial" w:hAnsi="Arial" w:cs="Arial"/>
          <w:sz w:val="24"/>
          <w:szCs w:val="24"/>
        </w:rPr>
        <w:t>k</w:t>
      </w:r>
      <w:r w:rsidR="006921DA">
        <w:rPr>
          <w:rFonts w:ascii="Arial" w:hAnsi="Arial" w:cs="Arial"/>
          <w:sz w:val="24"/>
          <w:szCs w:val="24"/>
        </w:rPr>
        <w:t>Hz) and digit</w:t>
      </w:r>
      <w:r w:rsidR="00804F3E">
        <w:rPr>
          <w:rFonts w:ascii="Arial" w:hAnsi="Arial" w:cs="Arial"/>
          <w:sz w:val="24"/>
          <w:szCs w:val="24"/>
        </w:rPr>
        <w:t xml:space="preserve">ized at </w:t>
      </w:r>
      <w:r w:rsidR="002D3F4D">
        <w:rPr>
          <w:rFonts w:ascii="Arial" w:hAnsi="Arial" w:cs="Arial"/>
          <w:sz w:val="24"/>
          <w:szCs w:val="24"/>
        </w:rPr>
        <w:t>12</w:t>
      </w:r>
      <w:r w:rsidR="00804F3E">
        <w:rPr>
          <w:rFonts w:ascii="Arial" w:hAnsi="Arial" w:cs="Arial"/>
          <w:sz w:val="24"/>
          <w:szCs w:val="24"/>
        </w:rPr>
        <w:t xml:space="preserve">.5 </w:t>
      </w:r>
      <w:r w:rsidR="009F6804">
        <w:rPr>
          <w:rFonts w:ascii="Arial" w:hAnsi="Arial" w:cs="Arial"/>
          <w:sz w:val="24"/>
          <w:szCs w:val="24"/>
        </w:rPr>
        <w:t>k</w:t>
      </w:r>
      <w:r w:rsidR="00804F3E">
        <w:rPr>
          <w:rFonts w:ascii="Arial" w:hAnsi="Arial" w:cs="Arial"/>
          <w:sz w:val="24"/>
          <w:szCs w:val="24"/>
        </w:rPr>
        <w:t xml:space="preserve">Hz </w:t>
      </w:r>
      <w:commentRangeEnd w:id="47"/>
      <w:r w:rsidR="00C661F3">
        <w:rPr>
          <w:rStyle w:val="CommentReference"/>
        </w:rPr>
        <w:commentReference w:id="47"/>
      </w:r>
      <w:r w:rsidR="00804F3E">
        <w:rPr>
          <w:rFonts w:ascii="Arial" w:hAnsi="Arial" w:cs="Arial"/>
          <w:sz w:val="24"/>
          <w:szCs w:val="24"/>
        </w:rPr>
        <w:t>using TDT’s OpenEx software suite.</w:t>
      </w:r>
      <w:r w:rsidR="00F85832">
        <w:rPr>
          <w:rFonts w:ascii="Arial" w:hAnsi="Arial" w:cs="Arial"/>
          <w:sz w:val="24"/>
          <w:szCs w:val="24"/>
        </w:rPr>
        <w:t xml:space="preserve"> Further digital filters were applied to separate </w:t>
      </w:r>
      <w:r w:rsidR="009F6804">
        <w:rPr>
          <w:rFonts w:ascii="Arial" w:hAnsi="Arial" w:cs="Arial"/>
          <w:sz w:val="24"/>
          <w:szCs w:val="24"/>
        </w:rPr>
        <w:t xml:space="preserve">the signal into an LFP stream (2.2-100 Hz) and a multi-unit stream (300-3000 Hz). These were </w:t>
      </w:r>
      <w:r w:rsidR="00423791">
        <w:rPr>
          <w:rFonts w:ascii="Arial" w:hAnsi="Arial" w:cs="Arial"/>
          <w:sz w:val="24"/>
          <w:szCs w:val="24"/>
        </w:rPr>
        <w:t>saved</w:t>
      </w:r>
      <w:r w:rsidR="009F6804">
        <w:rPr>
          <w:rFonts w:ascii="Arial" w:hAnsi="Arial" w:cs="Arial"/>
          <w:sz w:val="24"/>
          <w:szCs w:val="24"/>
        </w:rPr>
        <w:t xml:space="preserve"> for further analysis.</w:t>
      </w:r>
    </w:p>
    <w:p w14:paraId="408A37B2" w14:textId="77777777" w:rsidR="00FA79B3" w:rsidRDefault="00FA79B3" w:rsidP="008B6B05">
      <w:pPr>
        <w:spacing w:line="480" w:lineRule="auto"/>
        <w:rPr>
          <w:rFonts w:ascii="Arial" w:hAnsi="Arial" w:cs="Arial"/>
          <w:b/>
          <w:sz w:val="28"/>
          <w:szCs w:val="28"/>
        </w:rPr>
      </w:pPr>
    </w:p>
    <w:p w14:paraId="57307B11" w14:textId="4F1700E5" w:rsidR="00425AAD" w:rsidRPr="00425AAD" w:rsidRDefault="00F92DE7" w:rsidP="008B6B05">
      <w:pPr>
        <w:spacing w:line="480" w:lineRule="auto"/>
        <w:rPr>
          <w:rFonts w:ascii="Arial" w:hAnsi="Arial" w:cs="Arial"/>
          <w:b/>
          <w:sz w:val="28"/>
          <w:szCs w:val="28"/>
        </w:rPr>
      </w:pPr>
      <w:r>
        <w:rPr>
          <w:rFonts w:ascii="Arial" w:hAnsi="Arial" w:cs="Arial"/>
          <w:b/>
          <w:sz w:val="28"/>
          <w:szCs w:val="28"/>
        </w:rPr>
        <w:lastRenderedPageBreak/>
        <w:t>Stimuli</w:t>
      </w:r>
    </w:p>
    <w:p w14:paraId="79EE21E6" w14:textId="1FE02E78" w:rsidR="00423791" w:rsidRDefault="00F92DE7" w:rsidP="008B6B05">
      <w:pPr>
        <w:spacing w:line="480" w:lineRule="auto"/>
        <w:rPr>
          <w:rFonts w:ascii="Arial" w:hAnsi="Arial" w:cs="Arial"/>
          <w:sz w:val="24"/>
          <w:szCs w:val="24"/>
        </w:rPr>
      </w:pPr>
      <w:r w:rsidRPr="00683816">
        <w:rPr>
          <w:rFonts w:ascii="Arial" w:hAnsi="Arial" w:cs="Arial"/>
          <w:sz w:val="24"/>
          <w:szCs w:val="24"/>
        </w:rPr>
        <w:t>Stimuli were</w:t>
      </w:r>
      <w:r w:rsidR="00425AAD" w:rsidRPr="00683816">
        <w:rPr>
          <w:rFonts w:ascii="Arial" w:hAnsi="Arial" w:cs="Arial"/>
          <w:sz w:val="24"/>
          <w:szCs w:val="24"/>
        </w:rPr>
        <w:t xml:space="preserve"> presented on a </w:t>
      </w:r>
      <w:r w:rsidRPr="00683816">
        <w:rPr>
          <w:rFonts w:ascii="Arial" w:hAnsi="Arial" w:cs="Arial"/>
          <w:sz w:val="24"/>
          <w:szCs w:val="24"/>
        </w:rPr>
        <w:t>BARCO</w:t>
      </w:r>
      <w:r w:rsidR="00425AAD" w:rsidRPr="00683816">
        <w:rPr>
          <w:rFonts w:ascii="Arial" w:hAnsi="Arial" w:cs="Arial"/>
          <w:sz w:val="24"/>
          <w:szCs w:val="24"/>
        </w:rPr>
        <w:t xml:space="preserve"> monitor (</w:t>
      </w:r>
      <w:r w:rsidRPr="00683816">
        <w:rPr>
          <w:rFonts w:ascii="Arial" w:hAnsi="Arial" w:cs="Arial"/>
          <w:sz w:val="24"/>
          <w:szCs w:val="24"/>
        </w:rPr>
        <w:t>Frame rate= 80 Hz; Reference Calibrator Plus; Barco Video and Communications, Belgium</w:t>
      </w:r>
      <w:r w:rsidR="00425AAD" w:rsidRPr="00683816">
        <w:rPr>
          <w:rFonts w:ascii="Arial" w:hAnsi="Arial" w:cs="Arial"/>
          <w:sz w:val="24"/>
          <w:szCs w:val="24"/>
        </w:rPr>
        <w:t>). All stimul</w:t>
      </w:r>
      <w:ins w:id="48" w:author="Trichur Vidyasagar" w:date="2017-10-27T08:55:00Z">
        <w:r w:rsidR="00FF6083">
          <w:rPr>
            <w:rFonts w:ascii="Arial" w:hAnsi="Arial" w:cs="Arial"/>
            <w:sz w:val="24"/>
            <w:szCs w:val="24"/>
          </w:rPr>
          <w:t>i</w:t>
        </w:r>
      </w:ins>
      <w:del w:id="49" w:author="Trichur Vidyasagar" w:date="2017-10-27T08:55:00Z">
        <w:r w:rsidR="00425AAD" w:rsidRPr="00683816" w:rsidDel="00FF6083">
          <w:rPr>
            <w:rFonts w:ascii="Arial" w:hAnsi="Arial" w:cs="Arial"/>
            <w:sz w:val="24"/>
            <w:szCs w:val="24"/>
          </w:rPr>
          <w:delText>us</w:delText>
        </w:r>
      </w:del>
      <w:r w:rsidR="00425AAD" w:rsidRPr="00683816">
        <w:rPr>
          <w:rFonts w:ascii="Arial" w:hAnsi="Arial" w:cs="Arial"/>
          <w:sz w:val="24"/>
          <w:szCs w:val="24"/>
        </w:rPr>
        <w:t xml:space="preserve"> w</w:t>
      </w:r>
      <w:ins w:id="50" w:author="Trichur Vidyasagar" w:date="2017-10-27T08:55:00Z">
        <w:r w:rsidR="00FF6083">
          <w:rPr>
            <w:rFonts w:ascii="Arial" w:hAnsi="Arial" w:cs="Arial"/>
            <w:sz w:val="24"/>
            <w:szCs w:val="24"/>
          </w:rPr>
          <w:t>ere</w:t>
        </w:r>
      </w:ins>
      <w:del w:id="51" w:author="Trichur Vidyasagar" w:date="2017-10-27T08:56:00Z">
        <w:r w:rsidR="00425AAD" w:rsidRPr="00683816" w:rsidDel="00FF6083">
          <w:rPr>
            <w:rFonts w:ascii="Arial" w:hAnsi="Arial" w:cs="Arial"/>
            <w:sz w:val="24"/>
            <w:szCs w:val="24"/>
          </w:rPr>
          <w:delText>as</w:delText>
        </w:r>
      </w:del>
      <w:r w:rsidR="00425AAD" w:rsidRPr="00683816">
        <w:rPr>
          <w:rFonts w:ascii="Arial" w:hAnsi="Arial" w:cs="Arial"/>
          <w:sz w:val="24"/>
          <w:szCs w:val="24"/>
        </w:rPr>
        <w:t xml:space="preserve"> generated </w:t>
      </w:r>
      <w:r w:rsidRPr="00683816">
        <w:rPr>
          <w:rFonts w:ascii="Arial" w:hAnsi="Arial" w:cs="Arial"/>
          <w:sz w:val="24"/>
          <w:szCs w:val="24"/>
        </w:rPr>
        <w:t>using the stimulus description language (SDL) and presented using the ViSaGe</w:t>
      </w:r>
      <w:r w:rsidR="00425AAD" w:rsidRPr="00683816">
        <w:rPr>
          <w:rFonts w:ascii="Arial" w:hAnsi="Arial" w:cs="Arial"/>
          <w:sz w:val="24"/>
          <w:szCs w:val="24"/>
        </w:rPr>
        <w:t xml:space="preserve"> stimulus generator</w:t>
      </w:r>
      <w:r w:rsidR="00373558" w:rsidRPr="00683816">
        <w:rPr>
          <w:rFonts w:ascii="Arial" w:hAnsi="Arial" w:cs="Arial"/>
          <w:sz w:val="24"/>
          <w:szCs w:val="24"/>
        </w:rPr>
        <w:t xml:space="preserve"> (VSG</w:t>
      </w:r>
      <w:r w:rsidR="00423791" w:rsidRPr="00683816">
        <w:rPr>
          <w:rFonts w:ascii="Arial" w:hAnsi="Arial" w:cs="Arial"/>
          <w:sz w:val="24"/>
          <w:szCs w:val="24"/>
        </w:rPr>
        <w:t>; Visage, Cambridge Research Systems, UK</w:t>
      </w:r>
      <w:r w:rsidR="00373558" w:rsidRPr="004C6C8C">
        <w:rPr>
          <w:rFonts w:ascii="Arial" w:hAnsi="Arial" w:cs="Arial"/>
          <w:sz w:val="24"/>
          <w:szCs w:val="24"/>
        </w:rPr>
        <w:t>)</w:t>
      </w:r>
      <w:r w:rsidR="00425AAD" w:rsidRPr="004C6C8C">
        <w:rPr>
          <w:rFonts w:ascii="Arial" w:hAnsi="Arial" w:cs="Arial"/>
          <w:sz w:val="24"/>
          <w:szCs w:val="24"/>
        </w:rPr>
        <w:t xml:space="preserve">. </w:t>
      </w:r>
      <w:del w:id="52" w:author="Trichur Vidyasagar" w:date="2017-10-27T08:56:00Z">
        <w:r w:rsidR="00373558" w:rsidRPr="004C6C8C" w:rsidDel="00776D7C">
          <w:rPr>
            <w:rFonts w:ascii="Arial" w:hAnsi="Arial" w:cs="Arial"/>
            <w:sz w:val="24"/>
            <w:szCs w:val="24"/>
          </w:rPr>
          <w:delText xml:space="preserve">Where </w:delText>
        </w:r>
      </w:del>
      <w:ins w:id="53" w:author="Trichur Vidyasagar" w:date="2017-10-27T08:56:00Z">
        <w:r w:rsidR="00776D7C">
          <w:rPr>
            <w:rFonts w:ascii="Arial" w:hAnsi="Arial" w:cs="Arial"/>
            <w:sz w:val="24"/>
            <w:szCs w:val="24"/>
          </w:rPr>
          <w:t>To assess</w:t>
        </w:r>
        <w:r w:rsidR="00776D7C" w:rsidRPr="004C6C8C">
          <w:rPr>
            <w:rFonts w:ascii="Arial" w:hAnsi="Arial" w:cs="Arial"/>
            <w:sz w:val="24"/>
            <w:szCs w:val="24"/>
          </w:rPr>
          <w:t xml:space="preserve"> </w:t>
        </w:r>
      </w:ins>
      <w:r w:rsidR="00373558" w:rsidRPr="004C6C8C">
        <w:rPr>
          <w:rFonts w:ascii="Arial" w:hAnsi="Arial" w:cs="Arial"/>
          <w:sz w:val="24"/>
          <w:szCs w:val="24"/>
        </w:rPr>
        <w:t xml:space="preserve">the </w:t>
      </w:r>
      <w:ins w:id="54" w:author="Trichur Vidyasagar" w:date="2017-10-27T08:57:00Z">
        <w:r w:rsidR="00776D7C">
          <w:rPr>
            <w:rFonts w:ascii="Arial" w:hAnsi="Arial" w:cs="Arial"/>
            <w:sz w:val="24"/>
            <w:szCs w:val="24"/>
          </w:rPr>
          <w:t xml:space="preserve">stimulus </w:t>
        </w:r>
      </w:ins>
      <w:ins w:id="55" w:author="Trichur Vidyasagar" w:date="2017-10-27T08:56:00Z">
        <w:r w:rsidR="00776D7C">
          <w:rPr>
            <w:rFonts w:ascii="Arial" w:hAnsi="Arial" w:cs="Arial"/>
            <w:sz w:val="24"/>
            <w:szCs w:val="24"/>
          </w:rPr>
          <w:t xml:space="preserve">preferred </w:t>
        </w:r>
      </w:ins>
      <w:r w:rsidR="00373558" w:rsidRPr="004C6C8C">
        <w:rPr>
          <w:rFonts w:ascii="Arial" w:hAnsi="Arial" w:cs="Arial"/>
          <w:sz w:val="24"/>
          <w:szCs w:val="24"/>
        </w:rPr>
        <w:t>orientation of a unit</w:t>
      </w:r>
      <w:del w:id="56" w:author="Trichur Vidyasagar" w:date="2017-10-27T08:57:00Z">
        <w:r w:rsidR="00373558" w:rsidRPr="004C6C8C" w:rsidDel="00776D7C">
          <w:rPr>
            <w:rFonts w:ascii="Arial" w:hAnsi="Arial" w:cs="Arial"/>
            <w:sz w:val="24"/>
            <w:szCs w:val="24"/>
          </w:rPr>
          <w:delText xml:space="preserve"> was recorded</w:delText>
        </w:r>
      </w:del>
      <w:ins w:id="57" w:author="Trichur Vidyasagar" w:date="2017-10-27T08:56:00Z">
        <w:r w:rsidR="00776D7C">
          <w:rPr>
            <w:rFonts w:ascii="Arial" w:hAnsi="Arial" w:cs="Arial"/>
            <w:sz w:val="24"/>
            <w:szCs w:val="24"/>
          </w:rPr>
          <w:t>,</w:t>
        </w:r>
      </w:ins>
      <w:r w:rsidR="00A47E26" w:rsidRPr="004C6C8C">
        <w:rPr>
          <w:rFonts w:ascii="Arial" w:hAnsi="Arial" w:cs="Arial"/>
          <w:sz w:val="24"/>
          <w:szCs w:val="24"/>
        </w:rPr>
        <w:t xml:space="preserve"> </w:t>
      </w:r>
      <w:r w:rsidR="009F1A91" w:rsidRPr="004C6C8C">
        <w:rPr>
          <w:rFonts w:ascii="Arial" w:hAnsi="Arial" w:cs="Arial"/>
          <w:sz w:val="24"/>
          <w:szCs w:val="24"/>
        </w:rPr>
        <w:t xml:space="preserve">moving </w:t>
      </w:r>
      <w:r w:rsidR="0063227E" w:rsidRPr="004C6C8C">
        <w:rPr>
          <w:rFonts w:ascii="Arial" w:hAnsi="Arial" w:cs="Arial"/>
          <w:sz w:val="24"/>
          <w:szCs w:val="24"/>
        </w:rPr>
        <w:t>bars of 9 different orientations</w:t>
      </w:r>
      <w:r w:rsidR="009F1A91" w:rsidRPr="004C6C8C">
        <w:rPr>
          <w:rFonts w:ascii="Arial" w:hAnsi="Arial" w:cs="Arial"/>
          <w:sz w:val="24"/>
          <w:szCs w:val="24"/>
        </w:rPr>
        <w:t xml:space="preserve"> (18 directions) were </w:t>
      </w:r>
      <w:r w:rsidR="00423791" w:rsidRPr="004C6C8C">
        <w:rPr>
          <w:rFonts w:ascii="Arial" w:hAnsi="Arial" w:cs="Arial"/>
          <w:sz w:val="24"/>
          <w:szCs w:val="24"/>
        </w:rPr>
        <w:t xml:space="preserve">presented to the </w:t>
      </w:r>
      <w:r w:rsidR="00683816" w:rsidRPr="004C6C8C">
        <w:rPr>
          <w:rFonts w:ascii="Arial" w:hAnsi="Arial" w:cs="Arial"/>
          <w:sz w:val="24"/>
          <w:szCs w:val="24"/>
        </w:rPr>
        <w:t>neuron</w:t>
      </w:r>
      <w:r w:rsidR="0034200E" w:rsidRPr="004C6C8C">
        <w:rPr>
          <w:rFonts w:ascii="Arial" w:hAnsi="Arial" w:cs="Arial"/>
          <w:sz w:val="24"/>
          <w:szCs w:val="24"/>
        </w:rPr>
        <w:t>.</w:t>
      </w:r>
      <w:r w:rsidR="00683816" w:rsidRPr="004C6C8C">
        <w:rPr>
          <w:rFonts w:ascii="Arial" w:hAnsi="Arial" w:cs="Arial"/>
          <w:sz w:val="24"/>
          <w:szCs w:val="24"/>
        </w:rPr>
        <w:t xml:space="preserve"> The eye that gave the wea</w:t>
      </w:r>
      <w:r w:rsidR="00FA79B3">
        <w:rPr>
          <w:rFonts w:ascii="Arial" w:hAnsi="Arial" w:cs="Arial"/>
          <w:sz w:val="24"/>
          <w:szCs w:val="24"/>
        </w:rPr>
        <w:t>ker or no response was occluded.</w:t>
      </w:r>
      <w:r w:rsidR="0034200E" w:rsidRPr="004C6C8C">
        <w:rPr>
          <w:rFonts w:ascii="Arial" w:hAnsi="Arial" w:cs="Arial"/>
          <w:sz w:val="24"/>
          <w:szCs w:val="24"/>
        </w:rPr>
        <w:t xml:space="preserve"> Width of the bar was usually set as the narrowest bar that cou</w:t>
      </w:r>
      <w:r w:rsidR="001E77D6" w:rsidRPr="004C6C8C">
        <w:rPr>
          <w:rFonts w:ascii="Arial" w:hAnsi="Arial" w:cs="Arial"/>
          <w:sz w:val="24"/>
          <w:szCs w:val="24"/>
        </w:rPr>
        <w:t xml:space="preserve">ld still elicit a good response. The length, </w:t>
      </w:r>
      <w:r w:rsidR="00423791" w:rsidRPr="004C6C8C">
        <w:rPr>
          <w:rFonts w:ascii="Arial" w:hAnsi="Arial" w:cs="Arial"/>
          <w:sz w:val="24"/>
          <w:szCs w:val="24"/>
        </w:rPr>
        <w:t xml:space="preserve">polarity, </w:t>
      </w:r>
      <w:r w:rsidR="001E77D6" w:rsidRPr="004C6C8C">
        <w:rPr>
          <w:rFonts w:ascii="Arial" w:hAnsi="Arial" w:cs="Arial"/>
          <w:sz w:val="24"/>
          <w:szCs w:val="24"/>
        </w:rPr>
        <w:t>contrast and speed of the moving bar were all customized to elicit th</w:t>
      </w:r>
      <w:r w:rsidR="00EF4A58" w:rsidRPr="004C6C8C">
        <w:rPr>
          <w:rFonts w:ascii="Arial" w:hAnsi="Arial" w:cs="Arial"/>
          <w:sz w:val="24"/>
          <w:szCs w:val="24"/>
        </w:rPr>
        <w:t>e best response from the neuron.</w:t>
      </w:r>
      <w:r w:rsidR="00423791" w:rsidRPr="004C6C8C">
        <w:rPr>
          <w:rFonts w:ascii="Arial" w:hAnsi="Arial" w:cs="Arial"/>
          <w:sz w:val="24"/>
          <w:szCs w:val="24"/>
        </w:rPr>
        <w:t xml:space="preserve"> </w:t>
      </w:r>
      <w:r w:rsidR="00425AAD" w:rsidRPr="004C6C8C">
        <w:rPr>
          <w:rFonts w:ascii="Arial" w:hAnsi="Arial" w:cs="Arial"/>
          <w:sz w:val="24"/>
          <w:szCs w:val="24"/>
        </w:rPr>
        <w:t xml:space="preserve">Once the orientation of the stimulus was </w:t>
      </w:r>
      <w:r w:rsidR="00EF4A58" w:rsidRPr="004C6C8C">
        <w:rPr>
          <w:rFonts w:ascii="Arial" w:hAnsi="Arial" w:cs="Arial"/>
          <w:sz w:val="24"/>
          <w:szCs w:val="24"/>
        </w:rPr>
        <w:t>determined</w:t>
      </w:r>
      <w:r w:rsidR="00425AAD" w:rsidRPr="004C6C8C">
        <w:rPr>
          <w:rFonts w:ascii="Arial" w:hAnsi="Arial" w:cs="Arial"/>
          <w:sz w:val="24"/>
          <w:szCs w:val="24"/>
        </w:rPr>
        <w:t>, the animal was presented with</w:t>
      </w:r>
      <w:r w:rsidR="00683816" w:rsidRPr="004C6C8C">
        <w:rPr>
          <w:rFonts w:ascii="Arial" w:hAnsi="Arial" w:cs="Arial"/>
          <w:sz w:val="24"/>
          <w:szCs w:val="24"/>
        </w:rPr>
        <w:t xml:space="preserve"> sine-wave</w:t>
      </w:r>
      <w:r w:rsidR="00425AAD" w:rsidRPr="004C6C8C">
        <w:rPr>
          <w:rFonts w:ascii="Arial" w:hAnsi="Arial" w:cs="Arial"/>
          <w:sz w:val="24"/>
          <w:szCs w:val="24"/>
        </w:rPr>
        <w:t xml:space="preserve"> grating</w:t>
      </w:r>
      <w:r w:rsidR="00683816" w:rsidRPr="004C6C8C">
        <w:rPr>
          <w:rFonts w:ascii="Arial" w:hAnsi="Arial" w:cs="Arial"/>
          <w:sz w:val="24"/>
          <w:szCs w:val="24"/>
        </w:rPr>
        <w:t>s</w:t>
      </w:r>
      <w:r w:rsidR="00425AAD" w:rsidRPr="004C6C8C">
        <w:rPr>
          <w:rFonts w:ascii="Arial" w:hAnsi="Arial" w:cs="Arial"/>
          <w:sz w:val="24"/>
          <w:szCs w:val="24"/>
        </w:rPr>
        <w:t xml:space="preserve"> to determine </w:t>
      </w:r>
      <w:ins w:id="58" w:author="Trichur Vidyasagar" w:date="2017-10-27T08:57:00Z">
        <w:r w:rsidR="00776D7C">
          <w:rPr>
            <w:rFonts w:ascii="Arial" w:hAnsi="Arial" w:cs="Arial"/>
            <w:sz w:val="24"/>
            <w:szCs w:val="24"/>
          </w:rPr>
          <w:t xml:space="preserve">the </w:t>
        </w:r>
      </w:ins>
      <w:r w:rsidR="00425AAD" w:rsidRPr="004C6C8C">
        <w:rPr>
          <w:rFonts w:ascii="Arial" w:hAnsi="Arial" w:cs="Arial"/>
          <w:sz w:val="24"/>
          <w:szCs w:val="24"/>
        </w:rPr>
        <w:t xml:space="preserve">spatial frequency tuning of the neuron. To </w:t>
      </w:r>
      <w:ins w:id="59" w:author="Trichur Vidyasagar" w:date="2017-10-27T08:58:00Z">
        <w:r w:rsidR="00776D7C">
          <w:rPr>
            <w:rFonts w:ascii="Arial" w:hAnsi="Arial" w:cs="Arial"/>
            <w:sz w:val="24"/>
            <w:szCs w:val="24"/>
          </w:rPr>
          <w:t>obtain</w:t>
        </w:r>
      </w:ins>
      <w:del w:id="60" w:author="Trichur Vidyasagar" w:date="2017-10-27T08:58:00Z">
        <w:r w:rsidR="00425AAD" w:rsidRPr="004C6C8C" w:rsidDel="00776D7C">
          <w:rPr>
            <w:rFonts w:ascii="Arial" w:hAnsi="Arial" w:cs="Arial"/>
            <w:sz w:val="24"/>
            <w:szCs w:val="24"/>
          </w:rPr>
          <w:delText>get</w:delText>
        </w:r>
      </w:del>
      <w:r w:rsidR="00425AAD" w:rsidRPr="004C6C8C">
        <w:rPr>
          <w:rFonts w:ascii="Arial" w:hAnsi="Arial" w:cs="Arial"/>
          <w:sz w:val="24"/>
          <w:szCs w:val="24"/>
        </w:rPr>
        <w:t xml:space="preserve"> </w:t>
      </w:r>
      <w:r w:rsidR="00683816" w:rsidRPr="004C6C8C">
        <w:rPr>
          <w:rFonts w:ascii="Arial" w:hAnsi="Arial" w:cs="Arial"/>
          <w:sz w:val="24"/>
          <w:szCs w:val="24"/>
        </w:rPr>
        <w:t xml:space="preserve">the </w:t>
      </w:r>
      <w:r w:rsidR="00425AAD" w:rsidRPr="004C6C8C">
        <w:rPr>
          <w:rFonts w:ascii="Arial" w:hAnsi="Arial" w:cs="Arial"/>
          <w:sz w:val="24"/>
          <w:szCs w:val="24"/>
        </w:rPr>
        <w:t>spatial frequency tun</w:t>
      </w:r>
      <w:r w:rsidR="00EF4A58" w:rsidRPr="004C6C8C">
        <w:rPr>
          <w:rFonts w:ascii="Arial" w:hAnsi="Arial" w:cs="Arial"/>
          <w:sz w:val="24"/>
          <w:szCs w:val="24"/>
        </w:rPr>
        <w:t>ing</w:t>
      </w:r>
      <w:ins w:id="61" w:author="Trichur Vidyasagar" w:date="2017-10-27T08:57:00Z">
        <w:r w:rsidR="00776D7C">
          <w:rPr>
            <w:rFonts w:ascii="Arial" w:hAnsi="Arial" w:cs="Arial"/>
            <w:sz w:val="24"/>
            <w:szCs w:val="24"/>
          </w:rPr>
          <w:t>,</w:t>
        </w:r>
      </w:ins>
      <w:del w:id="62" w:author="Trichur Vidyasagar" w:date="2017-10-27T08:57:00Z">
        <w:r w:rsidR="00EF4A58" w:rsidRPr="004C6C8C" w:rsidDel="00776D7C">
          <w:rPr>
            <w:rFonts w:ascii="Arial" w:hAnsi="Arial" w:cs="Arial"/>
            <w:sz w:val="24"/>
            <w:szCs w:val="24"/>
          </w:rPr>
          <w:delText xml:space="preserve"> of the neurons</w:delText>
        </w:r>
      </w:del>
      <w:r w:rsidR="00EF4A58" w:rsidRPr="004C6C8C">
        <w:rPr>
          <w:rFonts w:ascii="Arial" w:hAnsi="Arial" w:cs="Arial"/>
          <w:sz w:val="24"/>
          <w:szCs w:val="24"/>
        </w:rPr>
        <w:t xml:space="preserve"> the</w:t>
      </w:r>
      <w:r w:rsidR="00425AAD" w:rsidRPr="004C6C8C">
        <w:rPr>
          <w:rFonts w:ascii="Arial" w:hAnsi="Arial" w:cs="Arial"/>
          <w:sz w:val="24"/>
          <w:szCs w:val="24"/>
        </w:rPr>
        <w:t xml:space="preserve"> contrast</w:t>
      </w:r>
      <w:r w:rsidR="00EF4A58" w:rsidRPr="004C6C8C">
        <w:rPr>
          <w:rFonts w:ascii="Arial" w:hAnsi="Arial" w:cs="Arial"/>
          <w:sz w:val="24"/>
          <w:szCs w:val="24"/>
        </w:rPr>
        <w:t xml:space="preserve"> and</w:t>
      </w:r>
      <w:r w:rsidR="00425AAD" w:rsidRPr="004C6C8C">
        <w:rPr>
          <w:rFonts w:ascii="Arial" w:hAnsi="Arial" w:cs="Arial"/>
          <w:sz w:val="24"/>
          <w:szCs w:val="24"/>
        </w:rPr>
        <w:t xml:space="preserve"> size of the grating</w:t>
      </w:r>
      <w:r w:rsidR="00683816" w:rsidRPr="004C6C8C">
        <w:rPr>
          <w:rFonts w:ascii="Arial" w:hAnsi="Arial" w:cs="Arial"/>
          <w:sz w:val="24"/>
          <w:szCs w:val="24"/>
        </w:rPr>
        <w:t>s</w:t>
      </w:r>
      <w:r w:rsidR="00425AAD" w:rsidRPr="004C6C8C">
        <w:rPr>
          <w:rFonts w:ascii="Arial" w:hAnsi="Arial" w:cs="Arial"/>
          <w:sz w:val="24"/>
          <w:szCs w:val="24"/>
        </w:rPr>
        <w:t xml:space="preserve"> were optimised and the spatial frequ</w:t>
      </w:r>
      <w:r w:rsidR="00A47E26" w:rsidRPr="004C6C8C">
        <w:rPr>
          <w:rFonts w:ascii="Arial" w:hAnsi="Arial" w:cs="Arial"/>
          <w:sz w:val="24"/>
          <w:szCs w:val="24"/>
        </w:rPr>
        <w:t xml:space="preserve">ency was varied in steps </w:t>
      </w:r>
      <w:r w:rsidR="00EF4A58" w:rsidRPr="004C6C8C">
        <w:rPr>
          <w:rFonts w:ascii="Arial" w:hAnsi="Arial" w:cs="Arial"/>
          <w:sz w:val="24"/>
          <w:szCs w:val="24"/>
        </w:rPr>
        <w:t>between</w:t>
      </w:r>
      <w:r w:rsidR="00A47E26" w:rsidRPr="004C6C8C">
        <w:rPr>
          <w:rFonts w:ascii="Arial" w:hAnsi="Arial" w:cs="Arial"/>
          <w:sz w:val="24"/>
          <w:szCs w:val="24"/>
        </w:rPr>
        <w:t xml:space="preserve"> </w:t>
      </w:r>
      <w:commentRangeStart w:id="63"/>
      <w:r w:rsidR="00A47E26" w:rsidRPr="004C6C8C">
        <w:rPr>
          <w:rFonts w:ascii="Arial" w:hAnsi="Arial" w:cs="Arial"/>
          <w:sz w:val="24"/>
          <w:szCs w:val="24"/>
        </w:rPr>
        <w:t xml:space="preserve">0.1 </w:t>
      </w:r>
      <w:r w:rsidR="00EF4A58" w:rsidRPr="004C6C8C">
        <w:rPr>
          <w:rFonts w:ascii="Arial" w:hAnsi="Arial" w:cs="Arial"/>
          <w:sz w:val="24"/>
          <w:szCs w:val="24"/>
        </w:rPr>
        <w:t>and 0.3</w:t>
      </w:r>
      <w:r w:rsidR="00FA79B3">
        <w:rPr>
          <w:rFonts w:ascii="Arial" w:hAnsi="Arial" w:cs="Arial"/>
          <w:sz w:val="24"/>
          <w:szCs w:val="24"/>
        </w:rPr>
        <w:t xml:space="preserve"> cycles/</w:t>
      </w:r>
      <w:r w:rsidR="00A47E26" w:rsidRPr="004C6C8C">
        <w:rPr>
          <w:rFonts w:ascii="Arial" w:hAnsi="Arial" w:cs="Arial"/>
          <w:sz w:val="24"/>
          <w:szCs w:val="24"/>
        </w:rPr>
        <w:t>d</w:t>
      </w:r>
      <w:r w:rsidR="00FA79B3">
        <w:rPr>
          <w:rFonts w:ascii="Arial" w:hAnsi="Arial" w:cs="Arial"/>
          <w:sz w:val="24"/>
          <w:szCs w:val="24"/>
        </w:rPr>
        <w:t>egree</w:t>
      </w:r>
      <w:commentRangeEnd w:id="63"/>
      <w:r w:rsidR="00776D7C">
        <w:rPr>
          <w:rStyle w:val="CommentReference"/>
        </w:rPr>
        <w:commentReference w:id="63"/>
      </w:r>
      <w:r w:rsidR="00425AAD" w:rsidRPr="004C6C8C">
        <w:rPr>
          <w:rFonts w:ascii="Arial" w:hAnsi="Arial" w:cs="Arial"/>
          <w:sz w:val="24"/>
          <w:szCs w:val="24"/>
        </w:rPr>
        <w:t>. This was repeated at four different orientations 45 degrees apart.</w:t>
      </w:r>
    </w:p>
    <w:p w14:paraId="3F9775E2" w14:textId="77777777" w:rsidR="00425AAD" w:rsidRDefault="00425AAD" w:rsidP="008B6B05">
      <w:pPr>
        <w:spacing w:line="480" w:lineRule="auto"/>
        <w:rPr>
          <w:rFonts w:ascii="Arial" w:hAnsi="Arial" w:cs="Arial"/>
          <w:b/>
          <w:sz w:val="28"/>
          <w:szCs w:val="28"/>
        </w:rPr>
      </w:pPr>
      <w:r w:rsidRPr="00425AAD">
        <w:rPr>
          <w:rFonts w:ascii="Arial" w:hAnsi="Arial" w:cs="Arial"/>
          <w:b/>
          <w:sz w:val="28"/>
          <w:szCs w:val="28"/>
        </w:rPr>
        <w:t>Data Analysis</w:t>
      </w:r>
    </w:p>
    <w:p w14:paraId="3092265C" w14:textId="1E8A9468" w:rsidR="0092172D" w:rsidRPr="00425AAD" w:rsidRDefault="0092172D" w:rsidP="0092172D">
      <w:pPr>
        <w:spacing w:line="480" w:lineRule="auto"/>
        <w:rPr>
          <w:rFonts w:ascii="Arial" w:hAnsi="Arial" w:cs="Arial"/>
          <w:b/>
          <w:sz w:val="28"/>
          <w:szCs w:val="28"/>
        </w:rPr>
      </w:pPr>
      <w:r>
        <w:rPr>
          <w:rFonts w:ascii="Arial" w:hAnsi="Arial" w:cs="Arial"/>
          <w:sz w:val="24"/>
          <w:szCs w:val="24"/>
        </w:rPr>
        <w:t>All single unit and multi-unit recording</w:t>
      </w:r>
      <w:r w:rsidR="00093286">
        <w:rPr>
          <w:rFonts w:ascii="Arial" w:hAnsi="Arial" w:cs="Arial"/>
          <w:sz w:val="24"/>
          <w:szCs w:val="24"/>
        </w:rPr>
        <w:t>s</w:t>
      </w:r>
      <w:r>
        <w:rPr>
          <w:rFonts w:ascii="Arial" w:hAnsi="Arial" w:cs="Arial"/>
          <w:sz w:val="24"/>
          <w:szCs w:val="24"/>
        </w:rPr>
        <w:t xml:space="preserve"> were templated using the Spike 2 software to isolate neurons. Each neuron </w:t>
      </w:r>
      <w:ins w:id="64" w:author="Trichur Vidyasagar" w:date="2017-10-27T09:00:00Z">
        <w:r w:rsidR="00776D7C">
          <w:rPr>
            <w:rFonts w:ascii="Arial" w:hAnsi="Arial" w:cs="Arial"/>
            <w:sz w:val="24"/>
            <w:szCs w:val="24"/>
          </w:rPr>
          <w:t xml:space="preserve">at the recording site usually </w:t>
        </w:r>
      </w:ins>
      <w:r>
        <w:rPr>
          <w:rFonts w:ascii="Arial" w:hAnsi="Arial" w:cs="Arial"/>
          <w:sz w:val="24"/>
          <w:szCs w:val="24"/>
        </w:rPr>
        <w:t>ha</w:t>
      </w:r>
      <w:ins w:id="65" w:author="Trichur Vidyasagar" w:date="2017-10-27T09:00:00Z">
        <w:r w:rsidR="00776D7C">
          <w:rPr>
            <w:rFonts w:ascii="Arial" w:hAnsi="Arial" w:cs="Arial"/>
            <w:sz w:val="24"/>
            <w:szCs w:val="24"/>
          </w:rPr>
          <w:t>s</w:t>
        </w:r>
      </w:ins>
      <w:del w:id="66" w:author="Trichur Vidyasagar" w:date="2017-10-27T09:00:00Z">
        <w:r w:rsidDel="00776D7C">
          <w:rPr>
            <w:rFonts w:ascii="Arial" w:hAnsi="Arial" w:cs="Arial"/>
            <w:sz w:val="24"/>
            <w:szCs w:val="24"/>
          </w:rPr>
          <w:delText>d</w:delText>
        </w:r>
      </w:del>
      <w:r>
        <w:rPr>
          <w:rFonts w:ascii="Arial" w:hAnsi="Arial" w:cs="Arial"/>
          <w:sz w:val="24"/>
          <w:szCs w:val="24"/>
        </w:rPr>
        <w:t xml:space="preserve"> a distinct </w:t>
      </w:r>
      <w:ins w:id="67" w:author="Trichur Vidyasagar" w:date="2017-10-27T08:59:00Z">
        <w:r w:rsidR="00776D7C">
          <w:rPr>
            <w:rFonts w:ascii="Arial" w:hAnsi="Arial" w:cs="Arial"/>
            <w:sz w:val="24"/>
            <w:szCs w:val="24"/>
          </w:rPr>
          <w:t xml:space="preserve">set of </w:t>
        </w:r>
      </w:ins>
      <w:r>
        <w:rPr>
          <w:rFonts w:ascii="Arial" w:hAnsi="Arial" w:cs="Arial"/>
          <w:sz w:val="24"/>
          <w:szCs w:val="24"/>
        </w:rPr>
        <w:t xml:space="preserve">spike </w:t>
      </w:r>
      <w:ins w:id="68" w:author="Trichur Vidyasagar" w:date="2017-10-27T08:59:00Z">
        <w:r w:rsidR="00776D7C">
          <w:rPr>
            <w:rFonts w:ascii="Arial" w:hAnsi="Arial" w:cs="Arial"/>
            <w:sz w:val="24"/>
            <w:szCs w:val="24"/>
          </w:rPr>
          <w:t>parameters (</w:t>
        </w:r>
      </w:ins>
      <w:r>
        <w:rPr>
          <w:rFonts w:ascii="Arial" w:hAnsi="Arial" w:cs="Arial"/>
          <w:sz w:val="24"/>
          <w:szCs w:val="24"/>
        </w:rPr>
        <w:t>shape</w:t>
      </w:r>
      <w:ins w:id="69" w:author="Trichur Vidyasagar" w:date="2017-10-27T08:59:00Z">
        <w:r w:rsidR="00776D7C">
          <w:rPr>
            <w:rFonts w:ascii="Arial" w:hAnsi="Arial" w:cs="Arial"/>
            <w:sz w:val="24"/>
            <w:szCs w:val="24"/>
          </w:rPr>
          <w:t>, duration and amplitude of the components)</w:t>
        </w:r>
      </w:ins>
      <w:r>
        <w:rPr>
          <w:rFonts w:ascii="Arial" w:hAnsi="Arial" w:cs="Arial"/>
          <w:sz w:val="24"/>
          <w:szCs w:val="24"/>
        </w:rPr>
        <w:t xml:space="preserve"> and the spike</w:t>
      </w:r>
      <w:del w:id="70" w:author="Trichur Vidyasagar" w:date="2017-10-27T08:59:00Z">
        <w:r w:rsidDel="00776D7C">
          <w:rPr>
            <w:rFonts w:ascii="Arial" w:hAnsi="Arial" w:cs="Arial"/>
            <w:sz w:val="24"/>
            <w:szCs w:val="24"/>
          </w:rPr>
          <w:delText xml:space="preserve"> shape</w:delText>
        </w:r>
      </w:del>
      <w:r>
        <w:rPr>
          <w:rFonts w:ascii="Arial" w:hAnsi="Arial" w:cs="Arial"/>
          <w:sz w:val="24"/>
          <w:szCs w:val="24"/>
        </w:rPr>
        <w:t>s that were similar (</w:t>
      </w:r>
      <w:ins w:id="71" w:author="Trichur Vidyasagar" w:date="2017-10-27T08:59:00Z">
        <w:r w:rsidR="00776D7C">
          <w:rPr>
            <w:rFonts w:ascii="Arial" w:hAnsi="Arial" w:cs="Arial"/>
            <w:sz w:val="24"/>
            <w:szCs w:val="24"/>
          </w:rPr>
          <w:t xml:space="preserve">with </w:t>
        </w:r>
      </w:ins>
      <w:r>
        <w:rPr>
          <w:rFonts w:ascii="Arial" w:hAnsi="Arial" w:cs="Arial"/>
          <w:sz w:val="24"/>
          <w:szCs w:val="24"/>
        </w:rPr>
        <w:t>at</w:t>
      </w:r>
      <w:ins w:id="72" w:author="Trichur Vidyasagar" w:date="2017-10-27T08:59:00Z">
        <w:r w:rsidR="00776D7C">
          <w:rPr>
            <w:rFonts w:ascii="Arial" w:hAnsi="Arial" w:cs="Arial"/>
            <w:sz w:val="24"/>
            <w:szCs w:val="24"/>
          </w:rPr>
          <w:t xml:space="preserve"> </w:t>
        </w:r>
      </w:ins>
      <w:r>
        <w:rPr>
          <w:rFonts w:ascii="Arial" w:hAnsi="Arial" w:cs="Arial"/>
          <w:sz w:val="24"/>
          <w:szCs w:val="24"/>
        </w:rPr>
        <w:t xml:space="preserve">least 60% </w:t>
      </w:r>
      <w:del w:id="73" w:author="Trichur Vidyasagar" w:date="2017-10-27T09:00:00Z">
        <w:r w:rsidDel="00776D7C">
          <w:rPr>
            <w:rFonts w:ascii="Arial" w:hAnsi="Arial" w:cs="Arial"/>
            <w:sz w:val="24"/>
            <w:szCs w:val="24"/>
          </w:rPr>
          <w:delText>tole</w:delText>
        </w:r>
        <w:r w:rsidR="00FA79B3" w:rsidDel="00776D7C">
          <w:rPr>
            <w:rFonts w:ascii="Arial" w:hAnsi="Arial" w:cs="Arial"/>
            <w:sz w:val="24"/>
            <w:szCs w:val="24"/>
          </w:rPr>
          <w:delText>rance</w:delText>
        </w:r>
      </w:del>
      <w:ins w:id="74" w:author="Trichur Vidyasagar" w:date="2017-10-27T09:00:00Z">
        <w:r w:rsidR="00776D7C">
          <w:rPr>
            <w:rFonts w:ascii="Arial" w:hAnsi="Arial" w:cs="Arial"/>
            <w:sz w:val="24"/>
            <w:szCs w:val="24"/>
          </w:rPr>
          <w:t>overlap</w:t>
        </w:r>
      </w:ins>
      <w:r w:rsidR="00FA79B3">
        <w:rPr>
          <w:rFonts w:ascii="Arial" w:hAnsi="Arial" w:cs="Arial"/>
          <w:sz w:val="24"/>
          <w:szCs w:val="24"/>
        </w:rPr>
        <w:t>) were grouped together as</w:t>
      </w:r>
      <w:r>
        <w:rPr>
          <w:rFonts w:ascii="Arial" w:hAnsi="Arial" w:cs="Arial"/>
          <w:sz w:val="24"/>
          <w:szCs w:val="24"/>
        </w:rPr>
        <w:t xml:space="preserve"> spikes from the same neuron. For each </w:t>
      </w:r>
      <w:r w:rsidR="00556DD1">
        <w:rPr>
          <w:rFonts w:ascii="Arial" w:hAnsi="Arial" w:cs="Arial"/>
          <w:sz w:val="24"/>
          <w:szCs w:val="24"/>
        </w:rPr>
        <w:t>stimulus condition</w:t>
      </w:r>
      <w:r>
        <w:rPr>
          <w:rFonts w:ascii="Arial" w:hAnsi="Arial" w:cs="Arial"/>
          <w:sz w:val="24"/>
          <w:szCs w:val="24"/>
        </w:rPr>
        <w:t xml:space="preserve">, a stimulus marker was </w:t>
      </w:r>
      <w:r w:rsidR="00556DD1">
        <w:rPr>
          <w:rFonts w:ascii="Arial" w:hAnsi="Arial" w:cs="Arial"/>
          <w:sz w:val="24"/>
          <w:szCs w:val="24"/>
        </w:rPr>
        <w:t xml:space="preserve">produced and </w:t>
      </w:r>
      <w:r>
        <w:rPr>
          <w:rFonts w:ascii="Arial" w:hAnsi="Arial" w:cs="Arial"/>
          <w:sz w:val="24"/>
          <w:szCs w:val="24"/>
        </w:rPr>
        <w:t>exported to the spike 2 software. The spikes from a neuron and the stimulus markers</w:t>
      </w:r>
      <w:r w:rsidR="00556DD1">
        <w:rPr>
          <w:rFonts w:ascii="Arial" w:hAnsi="Arial" w:cs="Arial"/>
          <w:sz w:val="24"/>
          <w:szCs w:val="24"/>
        </w:rPr>
        <w:t xml:space="preserve"> for each </w:t>
      </w:r>
      <w:r w:rsidR="00556DD1">
        <w:rPr>
          <w:rFonts w:ascii="Arial" w:hAnsi="Arial" w:cs="Arial"/>
          <w:sz w:val="24"/>
          <w:szCs w:val="24"/>
        </w:rPr>
        <w:lastRenderedPageBreak/>
        <w:t>stimulus presentation</w:t>
      </w:r>
      <w:r>
        <w:rPr>
          <w:rFonts w:ascii="Arial" w:hAnsi="Arial" w:cs="Arial"/>
          <w:sz w:val="24"/>
          <w:szCs w:val="24"/>
        </w:rPr>
        <w:t xml:space="preserve"> were exported to a text file and analysed using custom software in MATLAB (The Mathworks Inc, MA, USA),</w:t>
      </w:r>
    </w:p>
    <w:p w14:paraId="0E39EE19" w14:textId="7CE25B54" w:rsidR="00425AAD" w:rsidRPr="00905B4A" w:rsidRDefault="00556DD1" w:rsidP="008B6B05">
      <w:pPr>
        <w:spacing w:line="480" w:lineRule="auto"/>
        <w:rPr>
          <w:rFonts w:ascii="Arial" w:hAnsi="Arial" w:cs="Arial"/>
          <w:sz w:val="24"/>
          <w:szCs w:val="24"/>
        </w:rPr>
      </w:pPr>
      <w:r>
        <w:rPr>
          <w:rFonts w:ascii="Arial" w:hAnsi="Arial" w:cs="Arial"/>
          <w:sz w:val="24"/>
          <w:szCs w:val="24"/>
        </w:rPr>
        <w:t>The spikes that followed the same stimulus were gathered and displayed in a post stimulus time histogram (PSTH) so that each PSTH displays the response of the neuron to one stimulus (eg: the response to a bar of a certain orientation). In order to build a PSTH, the spikes were grouped in 20 ms intervals</w:t>
      </w:r>
      <w:r w:rsidR="00C4008F">
        <w:rPr>
          <w:rFonts w:ascii="Arial" w:hAnsi="Arial" w:cs="Arial"/>
          <w:sz w:val="24"/>
          <w:szCs w:val="24"/>
        </w:rPr>
        <w:t xml:space="preserve"> and the number of spikes </w:t>
      </w:r>
      <w:ins w:id="75" w:author="Trichur Vidyasagar" w:date="2017-10-27T09:01:00Z">
        <w:r w:rsidR="00776D7C">
          <w:rPr>
            <w:rFonts w:ascii="Arial" w:hAnsi="Arial" w:cs="Arial"/>
            <w:sz w:val="24"/>
            <w:szCs w:val="24"/>
          </w:rPr>
          <w:t>in</w:t>
        </w:r>
      </w:ins>
      <w:del w:id="76" w:author="Trichur Vidyasagar" w:date="2017-10-27T09:01:00Z">
        <w:r w:rsidR="00C4008F" w:rsidDel="00776D7C">
          <w:rPr>
            <w:rFonts w:ascii="Arial" w:hAnsi="Arial" w:cs="Arial"/>
            <w:sz w:val="24"/>
            <w:szCs w:val="24"/>
          </w:rPr>
          <w:delText>at</w:delText>
        </w:r>
      </w:del>
      <w:r w:rsidR="00C4008F">
        <w:rPr>
          <w:rFonts w:ascii="Arial" w:hAnsi="Arial" w:cs="Arial"/>
          <w:sz w:val="24"/>
          <w:szCs w:val="24"/>
        </w:rPr>
        <w:t xml:space="preserve"> each bin was divided by the bin width </w:t>
      </w:r>
      <w:ins w:id="77" w:author="Trichur Vidyasagar" w:date="2017-10-27T09:01:00Z">
        <w:r w:rsidR="00776D7C">
          <w:rPr>
            <w:rFonts w:ascii="Arial" w:hAnsi="Arial" w:cs="Arial"/>
            <w:sz w:val="24"/>
            <w:szCs w:val="24"/>
          </w:rPr>
          <w:t xml:space="preserve">(in seconds) </w:t>
        </w:r>
      </w:ins>
      <w:r w:rsidR="00C4008F">
        <w:rPr>
          <w:rFonts w:ascii="Arial" w:hAnsi="Arial" w:cs="Arial"/>
          <w:sz w:val="24"/>
          <w:szCs w:val="24"/>
        </w:rPr>
        <w:t>to get the firing rate of the neurons</w:t>
      </w:r>
      <w:ins w:id="78" w:author="Trichur Vidyasagar" w:date="2017-10-27T09:01:00Z">
        <w:r w:rsidR="00776D7C">
          <w:rPr>
            <w:rFonts w:ascii="Arial" w:hAnsi="Arial" w:cs="Arial"/>
            <w:sz w:val="24"/>
            <w:szCs w:val="24"/>
          </w:rPr>
          <w:t xml:space="preserve"> (in spikes per second or Hz)</w:t>
        </w:r>
      </w:ins>
      <w:r w:rsidR="00C4008F">
        <w:rPr>
          <w:rFonts w:ascii="Arial" w:hAnsi="Arial" w:cs="Arial"/>
          <w:sz w:val="24"/>
          <w:szCs w:val="24"/>
        </w:rPr>
        <w:t>. The PSTH was then convolved with a Gaussian kernel (</w:t>
      </w:r>
      <w:r w:rsidR="00C4008F" w:rsidRPr="00C4008F">
        <w:rPr>
          <w:rFonts w:ascii="Arial" w:hAnsi="Arial" w:cs="Arial"/>
          <w:sz w:val="24"/>
          <w:szCs w:val="24"/>
        </w:rPr>
        <w:t>σ</w:t>
      </w:r>
      <w:r w:rsidR="00C4008F">
        <w:rPr>
          <w:rFonts w:ascii="Arial" w:hAnsi="Arial" w:cs="Arial"/>
          <w:sz w:val="24"/>
          <w:szCs w:val="24"/>
        </w:rPr>
        <w:t xml:space="preserve"> = 3 bins) to get the stimulus density function (SDF</w:t>
      </w:r>
      <w:r w:rsidR="003C166F">
        <w:rPr>
          <w:rFonts w:ascii="Arial" w:hAnsi="Arial" w:cs="Arial"/>
          <w:sz w:val="24"/>
          <w:szCs w:val="24"/>
        </w:rPr>
        <w:t>, see Figure 1 for example</w:t>
      </w:r>
      <w:r w:rsidR="009C0512">
        <w:rPr>
          <w:rFonts w:ascii="Arial" w:hAnsi="Arial" w:cs="Arial"/>
          <w:sz w:val="24"/>
          <w:szCs w:val="24"/>
        </w:rPr>
        <w:t>) to</w:t>
      </w:r>
      <w:r w:rsidR="00C4008F">
        <w:rPr>
          <w:rFonts w:ascii="Arial" w:hAnsi="Arial" w:cs="Arial"/>
          <w:sz w:val="24"/>
          <w:szCs w:val="24"/>
        </w:rPr>
        <w:t xml:space="preserve"> account for the variation in the </w:t>
      </w:r>
      <w:r w:rsidR="009C0512">
        <w:rPr>
          <w:rFonts w:ascii="Arial" w:hAnsi="Arial" w:cs="Arial"/>
          <w:sz w:val="24"/>
          <w:szCs w:val="24"/>
        </w:rPr>
        <w:t>trial</w:t>
      </w:r>
      <w:ins w:id="79" w:author="Trichur Vidyasagar" w:date="2017-10-27T09:02:00Z">
        <w:r w:rsidR="00776D7C">
          <w:rPr>
            <w:rFonts w:ascii="Arial" w:hAnsi="Arial" w:cs="Arial"/>
            <w:sz w:val="24"/>
            <w:szCs w:val="24"/>
          </w:rPr>
          <w:t>-</w:t>
        </w:r>
      </w:ins>
      <w:del w:id="80" w:author="Trichur Vidyasagar" w:date="2017-10-27T09:02:00Z">
        <w:r w:rsidR="009C0512" w:rsidDel="00776D7C">
          <w:rPr>
            <w:rFonts w:ascii="Arial" w:hAnsi="Arial" w:cs="Arial"/>
            <w:sz w:val="24"/>
            <w:szCs w:val="24"/>
          </w:rPr>
          <w:delText xml:space="preserve"> </w:delText>
        </w:r>
      </w:del>
      <w:r w:rsidR="009C0512">
        <w:rPr>
          <w:rFonts w:ascii="Arial" w:hAnsi="Arial" w:cs="Arial"/>
          <w:sz w:val="24"/>
          <w:szCs w:val="24"/>
        </w:rPr>
        <w:t>by</w:t>
      </w:r>
      <w:ins w:id="81" w:author="Trichur Vidyasagar" w:date="2017-10-27T09:01:00Z">
        <w:r w:rsidR="00776D7C">
          <w:rPr>
            <w:rFonts w:ascii="Arial" w:hAnsi="Arial" w:cs="Arial"/>
            <w:sz w:val="24"/>
            <w:szCs w:val="24"/>
          </w:rPr>
          <w:t>-</w:t>
        </w:r>
      </w:ins>
      <w:del w:id="82" w:author="Trichur Vidyasagar" w:date="2017-10-27T09:01:00Z">
        <w:r w:rsidR="009C0512" w:rsidDel="00776D7C">
          <w:rPr>
            <w:rFonts w:ascii="Arial" w:hAnsi="Arial" w:cs="Arial"/>
            <w:sz w:val="24"/>
            <w:szCs w:val="24"/>
          </w:rPr>
          <w:delText xml:space="preserve"> </w:delText>
        </w:r>
      </w:del>
      <w:r w:rsidR="009C0512">
        <w:rPr>
          <w:rFonts w:ascii="Arial" w:hAnsi="Arial" w:cs="Arial"/>
          <w:sz w:val="24"/>
          <w:szCs w:val="24"/>
        </w:rPr>
        <w:t xml:space="preserve">trial </w:t>
      </w:r>
      <w:r w:rsidR="00C4008F">
        <w:rPr>
          <w:rFonts w:ascii="Arial" w:hAnsi="Arial" w:cs="Arial"/>
          <w:sz w:val="24"/>
          <w:szCs w:val="24"/>
        </w:rPr>
        <w:t>firing rate.</w:t>
      </w:r>
      <w:r w:rsidR="00307D4B">
        <w:rPr>
          <w:rFonts w:ascii="Arial" w:hAnsi="Arial" w:cs="Arial"/>
          <w:sz w:val="24"/>
          <w:szCs w:val="24"/>
        </w:rPr>
        <w:t xml:space="preserve"> Further measurements were </w:t>
      </w:r>
      <w:r w:rsidR="00D00AD9">
        <w:rPr>
          <w:rFonts w:ascii="Arial" w:hAnsi="Arial" w:cs="Arial"/>
          <w:sz w:val="24"/>
          <w:szCs w:val="24"/>
        </w:rPr>
        <w:t xml:space="preserve">performed </w:t>
      </w:r>
      <w:r w:rsidR="00307D4B">
        <w:rPr>
          <w:rFonts w:ascii="Arial" w:hAnsi="Arial" w:cs="Arial"/>
          <w:sz w:val="24"/>
          <w:szCs w:val="24"/>
        </w:rPr>
        <w:t>on the SDF to define the response of the neurons to various stimuli.</w:t>
      </w:r>
    </w:p>
    <w:p w14:paraId="5F6FFECF" w14:textId="58A95170" w:rsidR="00942C11" w:rsidRDefault="0025554C" w:rsidP="008B6B05">
      <w:pPr>
        <w:spacing w:line="480" w:lineRule="auto"/>
        <w:rPr>
          <w:rFonts w:ascii="Arial" w:hAnsi="Arial" w:cs="Arial"/>
          <w:sz w:val="24"/>
          <w:szCs w:val="24"/>
        </w:rPr>
      </w:pPr>
      <w:r>
        <w:rPr>
          <w:rFonts w:ascii="Arial" w:hAnsi="Arial" w:cs="Arial"/>
          <w:sz w:val="24"/>
          <w:szCs w:val="24"/>
        </w:rPr>
        <w:t xml:space="preserve">The response </w:t>
      </w:r>
      <w:r w:rsidR="003C166F">
        <w:rPr>
          <w:rFonts w:ascii="Arial" w:hAnsi="Arial" w:cs="Arial"/>
          <w:sz w:val="24"/>
          <w:szCs w:val="24"/>
        </w:rPr>
        <w:t>of the neuron to</w:t>
      </w:r>
      <w:r>
        <w:rPr>
          <w:rFonts w:ascii="Arial" w:hAnsi="Arial" w:cs="Arial"/>
          <w:sz w:val="24"/>
          <w:szCs w:val="24"/>
        </w:rPr>
        <w:t xml:space="preserve"> bars and gratings were </w:t>
      </w:r>
      <w:r w:rsidR="003C166F">
        <w:rPr>
          <w:rFonts w:ascii="Arial" w:hAnsi="Arial" w:cs="Arial"/>
          <w:sz w:val="24"/>
          <w:szCs w:val="24"/>
        </w:rPr>
        <w:t xml:space="preserve">quantified in </w:t>
      </w:r>
      <w:r>
        <w:rPr>
          <w:rFonts w:ascii="Arial" w:hAnsi="Arial" w:cs="Arial"/>
          <w:sz w:val="24"/>
          <w:szCs w:val="24"/>
        </w:rPr>
        <w:t>different</w:t>
      </w:r>
      <w:r w:rsidR="003C166F">
        <w:rPr>
          <w:rFonts w:ascii="Arial" w:hAnsi="Arial" w:cs="Arial"/>
          <w:sz w:val="24"/>
          <w:szCs w:val="24"/>
        </w:rPr>
        <w:t xml:space="preserve"> </w:t>
      </w:r>
      <w:del w:id="83" w:author="Trichur Vidyasagar" w:date="2017-10-27T09:02:00Z">
        <w:r w:rsidR="003C166F" w:rsidDel="00776D7C">
          <w:rPr>
            <w:rFonts w:ascii="Arial" w:hAnsi="Arial" w:cs="Arial"/>
            <w:sz w:val="24"/>
            <w:szCs w:val="24"/>
          </w:rPr>
          <w:delText>manners</w:delText>
        </w:r>
      </w:del>
      <w:ins w:id="84" w:author="Trichur Vidyasagar" w:date="2017-10-27T09:02:00Z">
        <w:r w:rsidR="00776D7C">
          <w:rPr>
            <w:rFonts w:ascii="Arial" w:hAnsi="Arial" w:cs="Arial"/>
            <w:sz w:val="24"/>
            <w:szCs w:val="24"/>
          </w:rPr>
          <w:t>ways</w:t>
        </w:r>
      </w:ins>
      <w:r>
        <w:rPr>
          <w:rFonts w:ascii="Arial" w:hAnsi="Arial" w:cs="Arial"/>
          <w:sz w:val="24"/>
          <w:szCs w:val="24"/>
        </w:rPr>
        <w:t xml:space="preserve">. For a moving bar, neurons </w:t>
      </w:r>
      <w:r w:rsidR="00FA79B3">
        <w:rPr>
          <w:rFonts w:ascii="Arial" w:hAnsi="Arial" w:cs="Arial"/>
          <w:sz w:val="24"/>
          <w:szCs w:val="24"/>
        </w:rPr>
        <w:t xml:space="preserve">showed a peak </w:t>
      </w:r>
      <w:del w:id="85" w:author="Trichur Vidyasagar" w:date="2017-10-27T09:02:00Z">
        <w:r w:rsidR="00FA79B3" w:rsidDel="00776D7C">
          <w:rPr>
            <w:rFonts w:ascii="Arial" w:hAnsi="Arial" w:cs="Arial"/>
            <w:sz w:val="24"/>
            <w:szCs w:val="24"/>
          </w:rPr>
          <w:delText xml:space="preserve">in </w:delText>
        </w:r>
      </w:del>
      <w:r>
        <w:rPr>
          <w:rFonts w:ascii="Arial" w:hAnsi="Arial" w:cs="Arial"/>
          <w:sz w:val="24"/>
          <w:szCs w:val="24"/>
        </w:rPr>
        <w:t>respon</w:t>
      </w:r>
      <w:r w:rsidR="00FA79B3">
        <w:rPr>
          <w:rFonts w:ascii="Arial" w:hAnsi="Arial" w:cs="Arial"/>
          <w:sz w:val="24"/>
          <w:szCs w:val="24"/>
        </w:rPr>
        <w:t>se</w:t>
      </w:r>
      <w:r>
        <w:rPr>
          <w:rFonts w:ascii="Arial" w:hAnsi="Arial" w:cs="Arial"/>
          <w:sz w:val="24"/>
          <w:szCs w:val="24"/>
        </w:rPr>
        <w:t xml:space="preserve"> when the bar passe</w:t>
      </w:r>
      <w:r w:rsidR="00905B4A">
        <w:rPr>
          <w:rFonts w:ascii="Arial" w:hAnsi="Arial" w:cs="Arial"/>
          <w:sz w:val="24"/>
          <w:szCs w:val="24"/>
        </w:rPr>
        <w:t>d</w:t>
      </w:r>
      <w:r>
        <w:rPr>
          <w:rFonts w:ascii="Arial" w:hAnsi="Arial" w:cs="Arial"/>
          <w:sz w:val="24"/>
          <w:szCs w:val="24"/>
        </w:rPr>
        <w:t xml:space="preserve"> over the</w:t>
      </w:r>
      <w:r w:rsidR="003C166F">
        <w:rPr>
          <w:rFonts w:ascii="Arial" w:hAnsi="Arial" w:cs="Arial"/>
          <w:sz w:val="24"/>
          <w:szCs w:val="24"/>
        </w:rPr>
        <w:t>ir</w:t>
      </w:r>
      <w:r>
        <w:rPr>
          <w:rFonts w:ascii="Arial" w:hAnsi="Arial" w:cs="Arial"/>
          <w:sz w:val="24"/>
          <w:szCs w:val="24"/>
        </w:rPr>
        <w:t xml:space="preserve"> receptive field</w:t>
      </w:r>
      <w:r w:rsidR="003C166F">
        <w:rPr>
          <w:rFonts w:ascii="Arial" w:hAnsi="Arial" w:cs="Arial"/>
          <w:sz w:val="24"/>
          <w:szCs w:val="24"/>
        </w:rPr>
        <w:t>s</w:t>
      </w:r>
      <w:r>
        <w:rPr>
          <w:rFonts w:ascii="Arial" w:hAnsi="Arial" w:cs="Arial"/>
          <w:sz w:val="24"/>
          <w:szCs w:val="24"/>
        </w:rPr>
        <w:t xml:space="preserve">. Figure 1 is the </w:t>
      </w:r>
      <w:r w:rsidR="003C166F">
        <w:rPr>
          <w:rFonts w:ascii="Arial" w:hAnsi="Arial" w:cs="Arial"/>
          <w:sz w:val="24"/>
          <w:szCs w:val="24"/>
        </w:rPr>
        <w:t xml:space="preserve">SDF </w:t>
      </w:r>
      <w:r>
        <w:rPr>
          <w:rFonts w:ascii="Arial" w:hAnsi="Arial" w:cs="Arial"/>
          <w:sz w:val="24"/>
          <w:szCs w:val="24"/>
        </w:rPr>
        <w:t>of a neuron to a moving bar. As the bar moves over the receptive field, a peak is observed</w:t>
      </w:r>
      <w:r w:rsidR="003C166F">
        <w:rPr>
          <w:rFonts w:ascii="Arial" w:hAnsi="Arial" w:cs="Arial"/>
          <w:sz w:val="24"/>
          <w:szCs w:val="24"/>
        </w:rPr>
        <w:t xml:space="preserve"> in the SDF</w:t>
      </w:r>
      <w:r>
        <w:rPr>
          <w:rFonts w:ascii="Arial" w:hAnsi="Arial" w:cs="Arial"/>
          <w:sz w:val="24"/>
          <w:szCs w:val="24"/>
        </w:rPr>
        <w:t xml:space="preserve"> (one for each direction). </w:t>
      </w:r>
      <w:r w:rsidR="001960D7">
        <w:rPr>
          <w:rFonts w:ascii="Arial" w:hAnsi="Arial" w:cs="Arial"/>
          <w:sz w:val="24"/>
          <w:szCs w:val="24"/>
        </w:rPr>
        <w:t>The response of the neuron is then the maximum response at each of the p</w:t>
      </w:r>
      <w:r w:rsidR="003C166F">
        <w:rPr>
          <w:rFonts w:ascii="Arial" w:hAnsi="Arial" w:cs="Arial"/>
          <w:sz w:val="24"/>
          <w:szCs w:val="24"/>
        </w:rPr>
        <w:t>eaks (shown by the red circles).</w:t>
      </w:r>
    </w:p>
    <w:p w14:paraId="668F4136" w14:textId="5A2B1AC5" w:rsidR="003C166F" w:rsidRDefault="003C166F" w:rsidP="008B6B05">
      <w:pPr>
        <w:spacing w:line="480" w:lineRule="auto"/>
        <w:rPr>
          <w:rFonts w:ascii="Arial" w:hAnsi="Arial" w:cs="Arial"/>
          <w:sz w:val="24"/>
          <w:szCs w:val="24"/>
        </w:rPr>
      </w:pPr>
      <w:r>
        <w:rPr>
          <w:rFonts w:ascii="Arial" w:hAnsi="Arial" w:cs="Arial"/>
          <w:noProof/>
          <w:sz w:val="24"/>
          <w:szCs w:val="24"/>
        </w:rPr>
        <w:lastRenderedPageBreak/>
        <w:drawing>
          <wp:inline distT="0" distB="0" distL="0" distR="0" wp14:anchorId="5087B948" wp14:editId="01DBDCD2">
            <wp:extent cx="3589655" cy="2777490"/>
            <wp:effectExtent l="0" t="0" r="0" b="3810"/>
            <wp:docPr id="2" name="Picture 2" descr="C:\Users\yamsan167\AppData\Local\Microsoft\Windows\INetCache\Content.Word\SDF_moving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msan167\AppData\Local\Microsoft\Windows\INetCache\Content.Word\SDF_movingbar.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89655" cy="2777490"/>
                    </a:xfrm>
                    <a:prstGeom prst="rect">
                      <a:avLst/>
                    </a:prstGeom>
                    <a:noFill/>
                    <a:ln>
                      <a:noFill/>
                    </a:ln>
                  </pic:spPr>
                </pic:pic>
              </a:graphicData>
            </a:graphic>
          </wp:inline>
        </w:drawing>
      </w:r>
    </w:p>
    <w:p w14:paraId="20C591AE" w14:textId="189F3FF0" w:rsidR="003C166F" w:rsidRDefault="00F80E04" w:rsidP="008B6B05">
      <w:pPr>
        <w:spacing w:line="480" w:lineRule="auto"/>
        <w:rPr>
          <w:rFonts w:ascii="Arial" w:hAnsi="Arial" w:cs="Arial"/>
          <w:sz w:val="24"/>
          <w:szCs w:val="24"/>
        </w:rPr>
      </w:pPr>
      <w:r w:rsidRPr="00F80E04">
        <w:rPr>
          <w:rFonts w:ascii="Arial" w:hAnsi="Arial" w:cs="Arial"/>
          <w:i/>
          <w:sz w:val="24"/>
          <w:szCs w:val="24"/>
        </w:rPr>
        <w:t>Figure 1:</w:t>
      </w:r>
      <w:r>
        <w:rPr>
          <w:rFonts w:ascii="Arial" w:hAnsi="Arial" w:cs="Arial"/>
          <w:i/>
          <w:sz w:val="24"/>
          <w:szCs w:val="24"/>
        </w:rPr>
        <w:t xml:space="preserve"> </w:t>
      </w:r>
      <w:commentRangeStart w:id="86"/>
      <w:r>
        <w:rPr>
          <w:rFonts w:ascii="Arial" w:hAnsi="Arial" w:cs="Arial"/>
          <w:i/>
          <w:sz w:val="24"/>
          <w:szCs w:val="24"/>
        </w:rPr>
        <w:t xml:space="preserve">The SDF of a neuron’s response to a vertical bar moving bidirectionally. </w:t>
      </w:r>
      <w:r w:rsidR="00E155F9">
        <w:rPr>
          <w:rFonts w:ascii="Arial" w:hAnsi="Arial" w:cs="Arial"/>
          <w:i/>
          <w:sz w:val="24"/>
          <w:szCs w:val="24"/>
        </w:rPr>
        <w:t>The maximum response in each direction is highlighted with red circles.</w:t>
      </w:r>
      <w:commentRangeEnd w:id="86"/>
      <w:r w:rsidR="00776D7C">
        <w:rPr>
          <w:rStyle w:val="CommentReference"/>
        </w:rPr>
        <w:commentReference w:id="86"/>
      </w:r>
    </w:p>
    <w:p w14:paraId="56728A9D" w14:textId="42F1BADD" w:rsidR="0025554C" w:rsidRPr="00425AAD" w:rsidRDefault="003C166F" w:rsidP="008B6B05">
      <w:pPr>
        <w:spacing w:line="480" w:lineRule="auto"/>
        <w:rPr>
          <w:rFonts w:ascii="Arial" w:hAnsi="Arial" w:cs="Arial"/>
          <w:sz w:val="24"/>
          <w:szCs w:val="24"/>
        </w:rPr>
      </w:pPr>
      <w:r w:rsidRPr="007D1DA2">
        <w:rPr>
          <w:rFonts w:ascii="Arial" w:hAnsi="Arial" w:cs="Arial"/>
          <w:sz w:val="24"/>
          <w:szCs w:val="24"/>
        </w:rPr>
        <w:t xml:space="preserve">When shown gratings, neurons respond differently. </w:t>
      </w:r>
      <w:r w:rsidR="00425AAD" w:rsidRPr="007D1DA2">
        <w:rPr>
          <w:rFonts w:ascii="Arial" w:hAnsi="Arial" w:cs="Arial"/>
          <w:sz w:val="24"/>
          <w:szCs w:val="24"/>
        </w:rPr>
        <w:t xml:space="preserve">A </w:t>
      </w:r>
      <w:r w:rsidRPr="007D1DA2">
        <w:rPr>
          <w:rFonts w:ascii="Arial" w:hAnsi="Arial" w:cs="Arial"/>
          <w:sz w:val="24"/>
          <w:szCs w:val="24"/>
        </w:rPr>
        <w:t>neuron,</w:t>
      </w:r>
      <w:r w:rsidR="00425AAD" w:rsidRPr="007D1DA2">
        <w:rPr>
          <w:rFonts w:ascii="Arial" w:hAnsi="Arial" w:cs="Arial"/>
          <w:sz w:val="24"/>
          <w:szCs w:val="24"/>
        </w:rPr>
        <w:t xml:space="preserve"> based on whether it demonstrates linear summation over its receptive field or not</w:t>
      </w:r>
      <w:r w:rsidRPr="007D1DA2">
        <w:rPr>
          <w:rFonts w:ascii="Arial" w:hAnsi="Arial" w:cs="Arial"/>
          <w:sz w:val="24"/>
          <w:szCs w:val="24"/>
        </w:rPr>
        <w:t>,</w:t>
      </w:r>
      <w:r w:rsidR="00425AAD" w:rsidRPr="007D1DA2">
        <w:rPr>
          <w:rFonts w:ascii="Arial" w:hAnsi="Arial" w:cs="Arial"/>
          <w:sz w:val="24"/>
          <w:szCs w:val="24"/>
        </w:rPr>
        <w:t xml:space="preserve"> responds differently to a grating. For example,</w:t>
      </w:r>
      <w:r w:rsidR="0009354E" w:rsidRPr="007D1DA2">
        <w:rPr>
          <w:rFonts w:ascii="Arial" w:hAnsi="Arial" w:cs="Arial"/>
          <w:sz w:val="24"/>
          <w:szCs w:val="24"/>
        </w:rPr>
        <w:t xml:space="preserve"> </w:t>
      </w:r>
      <w:ins w:id="87" w:author="Trichur Vidyasagar" w:date="2017-10-27T09:04:00Z">
        <w:r w:rsidR="00776D7C">
          <w:rPr>
            <w:rFonts w:ascii="Arial" w:hAnsi="Arial" w:cs="Arial"/>
            <w:sz w:val="24"/>
            <w:szCs w:val="24"/>
          </w:rPr>
          <w:t>‘</w:t>
        </w:r>
      </w:ins>
      <w:r w:rsidR="00A34739" w:rsidRPr="007D1DA2">
        <w:rPr>
          <w:rFonts w:ascii="Arial" w:hAnsi="Arial" w:cs="Arial"/>
          <w:sz w:val="24"/>
          <w:szCs w:val="24"/>
        </w:rPr>
        <w:t>linear</w:t>
      </w:r>
      <w:ins w:id="88" w:author="Trichur Vidyasagar" w:date="2017-10-27T09:04:00Z">
        <w:r w:rsidR="00776D7C">
          <w:rPr>
            <w:rFonts w:ascii="Arial" w:hAnsi="Arial" w:cs="Arial"/>
            <w:sz w:val="24"/>
            <w:szCs w:val="24"/>
          </w:rPr>
          <w:t>’</w:t>
        </w:r>
      </w:ins>
      <w:r w:rsidR="0009354E" w:rsidRPr="007D1DA2">
        <w:rPr>
          <w:rFonts w:ascii="Arial" w:hAnsi="Arial" w:cs="Arial"/>
          <w:sz w:val="24"/>
          <w:szCs w:val="24"/>
        </w:rPr>
        <w:t xml:space="preserve"> cell</w:t>
      </w:r>
      <w:r w:rsidR="00A34739" w:rsidRPr="007D1DA2">
        <w:rPr>
          <w:rFonts w:ascii="Arial" w:hAnsi="Arial" w:cs="Arial"/>
          <w:sz w:val="24"/>
          <w:szCs w:val="24"/>
        </w:rPr>
        <w:t>s give</w:t>
      </w:r>
      <w:r w:rsidR="0009354E" w:rsidRPr="007D1DA2">
        <w:rPr>
          <w:rFonts w:ascii="Arial" w:hAnsi="Arial" w:cs="Arial"/>
          <w:sz w:val="24"/>
          <w:szCs w:val="24"/>
        </w:rPr>
        <w:t xml:space="preserve"> a</w:t>
      </w:r>
      <w:r w:rsidR="00425AAD" w:rsidRPr="007D1DA2">
        <w:rPr>
          <w:rFonts w:ascii="Arial" w:hAnsi="Arial" w:cs="Arial"/>
          <w:sz w:val="24"/>
          <w:szCs w:val="24"/>
        </w:rPr>
        <w:t xml:space="preserve"> response </w:t>
      </w:r>
      <w:r w:rsidR="0009354E" w:rsidRPr="007D1DA2">
        <w:rPr>
          <w:rFonts w:ascii="Arial" w:hAnsi="Arial" w:cs="Arial"/>
          <w:sz w:val="24"/>
          <w:szCs w:val="24"/>
        </w:rPr>
        <w:t xml:space="preserve">modulated </w:t>
      </w:r>
      <w:r w:rsidR="00425AAD" w:rsidRPr="007D1DA2">
        <w:rPr>
          <w:rFonts w:ascii="Arial" w:hAnsi="Arial" w:cs="Arial"/>
          <w:sz w:val="24"/>
          <w:szCs w:val="24"/>
        </w:rPr>
        <w:t>to</w:t>
      </w:r>
      <w:r w:rsidR="0009354E" w:rsidRPr="007D1DA2">
        <w:rPr>
          <w:rFonts w:ascii="Arial" w:hAnsi="Arial" w:cs="Arial"/>
          <w:sz w:val="24"/>
          <w:szCs w:val="24"/>
        </w:rPr>
        <w:t xml:space="preserve"> the temporal frequency of</w:t>
      </w:r>
      <w:r w:rsidR="00425AAD" w:rsidRPr="007D1DA2">
        <w:rPr>
          <w:rFonts w:ascii="Arial" w:hAnsi="Arial" w:cs="Arial"/>
          <w:sz w:val="24"/>
          <w:szCs w:val="24"/>
        </w:rPr>
        <w:t xml:space="preserve"> a grating </w:t>
      </w:r>
      <w:r w:rsidRPr="007D1DA2">
        <w:rPr>
          <w:rFonts w:ascii="Arial" w:hAnsi="Arial" w:cs="Arial"/>
          <w:sz w:val="24"/>
          <w:szCs w:val="24"/>
        </w:rPr>
        <w:t>(see Figure 2a</w:t>
      </w:r>
      <w:r w:rsidR="0009354E" w:rsidRPr="007D1DA2">
        <w:rPr>
          <w:rFonts w:ascii="Arial" w:hAnsi="Arial" w:cs="Arial"/>
          <w:sz w:val="24"/>
          <w:szCs w:val="24"/>
        </w:rPr>
        <w:t>; TF= 4Hz</w:t>
      </w:r>
      <w:r w:rsidRPr="007D1DA2">
        <w:rPr>
          <w:rFonts w:ascii="Arial" w:hAnsi="Arial" w:cs="Arial"/>
          <w:sz w:val="24"/>
          <w:szCs w:val="24"/>
        </w:rPr>
        <w:t>)</w:t>
      </w:r>
      <w:r w:rsidR="0009354E" w:rsidRPr="007D1DA2">
        <w:rPr>
          <w:rFonts w:ascii="Arial" w:hAnsi="Arial" w:cs="Arial"/>
          <w:sz w:val="24"/>
          <w:szCs w:val="24"/>
        </w:rPr>
        <w:t>.</w:t>
      </w:r>
      <w:r w:rsidRPr="007D1DA2">
        <w:rPr>
          <w:rFonts w:ascii="Arial" w:hAnsi="Arial" w:cs="Arial"/>
          <w:sz w:val="24"/>
          <w:szCs w:val="24"/>
        </w:rPr>
        <w:t xml:space="preserve"> </w:t>
      </w:r>
      <w:r w:rsidR="0009354E" w:rsidRPr="007D1DA2">
        <w:rPr>
          <w:rFonts w:ascii="Arial" w:hAnsi="Arial" w:cs="Arial"/>
          <w:sz w:val="24"/>
          <w:szCs w:val="24"/>
        </w:rPr>
        <w:t>A</w:t>
      </w:r>
      <w:r w:rsidRPr="007D1DA2">
        <w:rPr>
          <w:rFonts w:ascii="Arial" w:hAnsi="Arial" w:cs="Arial"/>
          <w:sz w:val="24"/>
          <w:szCs w:val="24"/>
        </w:rPr>
        <w:t xml:space="preserve"> Fast Fourier Transform o</w:t>
      </w:r>
      <w:r w:rsidR="0009354E" w:rsidRPr="007D1DA2">
        <w:rPr>
          <w:rFonts w:ascii="Arial" w:hAnsi="Arial" w:cs="Arial"/>
          <w:sz w:val="24"/>
          <w:szCs w:val="24"/>
        </w:rPr>
        <w:t xml:space="preserve">f the SDF is taken (Figure 2b) and the peaks observed indicate that the respective frequencies have a high magnitude in the original signal. In this case, </w:t>
      </w:r>
      <w:r w:rsidRPr="007D1DA2">
        <w:rPr>
          <w:rFonts w:ascii="Arial" w:hAnsi="Arial" w:cs="Arial"/>
          <w:sz w:val="24"/>
          <w:szCs w:val="24"/>
        </w:rPr>
        <w:t xml:space="preserve">the </w:t>
      </w:r>
      <w:r w:rsidR="000C1FA3" w:rsidRPr="007D1DA2">
        <w:rPr>
          <w:rFonts w:ascii="Arial" w:hAnsi="Arial" w:cs="Arial"/>
          <w:sz w:val="24"/>
          <w:szCs w:val="24"/>
        </w:rPr>
        <w:t>FFT</w:t>
      </w:r>
      <w:r w:rsidRPr="007D1DA2">
        <w:rPr>
          <w:rFonts w:ascii="Arial" w:hAnsi="Arial" w:cs="Arial"/>
          <w:sz w:val="24"/>
          <w:szCs w:val="24"/>
        </w:rPr>
        <w:t xml:space="preserve"> has two distinct peaks</w:t>
      </w:r>
      <w:r w:rsidR="0009354E" w:rsidRPr="007D1DA2">
        <w:rPr>
          <w:rFonts w:ascii="Arial" w:hAnsi="Arial" w:cs="Arial"/>
          <w:sz w:val="24"/>
          <w:szCs w:val="24"/>
        </w:rPr>
        <w:t xml:space="preserve"> (red circles),</w:t>
      </w:r>
      <w:r w:rsidRPr="007D1DA2">
        <w:rPr>
          <w:rFonts w:ascii="Arial" w:hAnsi="Arial" w:cs="Arial"/>
          <w:sz w:val="24"/>
          <w:szCs w:val="24"/>
        </w:rPr>
        <w:t xml:space="preserve"> </w:t>
      </w:r>
      <w:r w:rsidR="0009354E" w:rsidRPr="007D1DA2">
        <w:rPr>
          <w:rFonts w:ascii="Arial" w:hAnsi="Arial" w:cs="Arial"/>
          <w:sz w:val="24"/>
          <w:szCs w:val="24"/>
        </w:rPr>
        <w:t>t</w:t>
      </w:r>
      <w:r w:rsidRPr="007D1DA2">
        <w:rPr>
          <w:rFonts w:ascii="Arial" w:hAnsi="Arial" w:cs="Arial"/>
          <w:sz w:val="24"/>
          <w:szCs w:val="24"/>
        </w:rPr>
        <w:t>he first one is at 0 Hz</w:t>
      </w:r>
      <w:r w:rsidR="0009354E" w:rsidRPr="007D1DA2">
        <w:rPr>
          <w:rFonts w:ascii="Arial" w:hAnsi="Arial" w:cs="Arial"/>
          <w:sz w:val="24"/>
          <w:szCs w:val="24"/>
        </w:rPr>
        <w:t xml:space="preserve"> and the second one at 4Hz. The</w:t>
      </w:r>
      <w:r w:rsidRPr="007D1DA2">
        <w:rPr>
          <w:rFonts w:ascii="Arial" w:hAnsi="Arial" w:cs="Arial"/>
          <w:sz w:val="24"/>
          <w:szCs w:val="24"/>
        </w:rPr>
        <w:t xml:space="preserve"> peak</w:t>
      </w:r>
      <w:r w:rsidR="0009354E" w:rsidRPr="007D1DA2">
        <w:rPr>
          <w:rFonts w:ascii="Arial" w:hAnsi="Arial" w:cs="Arial"/>
          <w:sz w:val="24"/>
          <w:szCs w:val="24"/>
        </w:rPr>
        <w:t xml:space="preserve"> at 0 Hz</w:t>
      </w:r>
      <w:r w:rsidRPr="007D1DA2">
        <w:rPr>
          <w:rFonts w:ascii="Arial" w:hAnsi="Arial" w:cs="Arial"/>
          <w:sz w:val="24"/>
          <w:szCs w:val="24"/>
        </w:rPr>
        <w:t xml:space="preserve"> is the F0 component of the response and is equal to the average of the signal in </w:t>
      </w:r>
      <w:r w:rsidR="0009354E" w:rsidRPr="007D1DA2">
        <w:rPr>
          <w:rFonts w:ascii="Arial" w:hAnsi="Arial" w:cs="Arial"/>
          <w:sz w:val="24"/>
          <w:szCs w:val="24"/>
        </w:rPr>
        <w:t>figure 2a</w:t>
      </w:r>
      <w:r w:rsidRPr="007D1DA2">
        <w:rPr>
          <w:rFonts w:ascii="Arial" w:hAnsi="Arial" w:cs="Arial"/>
          <w:sz w:val="24"/>
          <w:szCs w:val="24"/>
        </w:rPr>
        <w:t>. The second peak is the F1 component and gives the fundamental frequency of the neuron’s modul</w:t>
      </w:r>
      <w:r w:rsidR="0009354E" w:rsidRPr="007D1DA2">
        <w:rPr>
          <w:rFonts w:ascii="Arial" w:hAnsi="Arial" w:cs="Arial"/>
          <w:sz w:val="24"/>
          <w:szCs w:val="24"/>
        </w:rPr>
        <w:t>ated response (4 Hz</w:t>
      </w:r>
      <w:r w:rsidRPr="007D1DA2">
        <w:rPr>
          <w:rFonts w:ascii="Arial" w:hAnsi="Arial" w:cs="Arial"/>
          <w:sz w:val="24"/>
          <w:szCs w:val="24"/>
        </w:rPr>
        <w:t>).</w:t>
      </w:r>
      <w:r w:rsidR="0040212C" w:rsidRPr="007D1DA2">
        <w:rPr>
          <w:rFonts w:ascii="Arial" w:hAnsi="Arial" w:cs="Arial"/>
          <w:sz w:val="24"/>
          <w:szCs w:val="24"/>
        </w:rPr>
        <w:t xml:space="preserve"> </w:t>
      </w:r>
      <w:ins w:id="89" w:author="Trichur Vidyasagar" w:date="2017-10-27T09:05:00Z">
        <w:r w:rsidR="00776D7C">
          <w:rPr>
            <w:rFonts w:ascii="Arial" w:hAnsi="Arial" w:cs="Arial"/>
            <w:sz w:val="24"/>
            <w:szCs w:val="24"/>
          </w:rPr>
          <w:t>‘</w:t>
        </w:r>
      </w:ins>
      <w:r w:rsidR="00793893" w:rsidRPr="007D1DA2">
        <w:rPr>
          <w:rFonts w:ascii="Arial" w:hAnsi="Arial" w:cs="Arial"/>
          <w:sz w:val="24"/>
          <w:szCs w:val="24"/>
        </w:rPr>
        <w:t>Non-linear</w:t>
      </w:r>
      <w:ins w:id="90" w:author="Trichur Vidyasagar" w:date="2017-10-27T09:05:00Z">
        <w:r w:rsidR="00776D7C">
          <w:rPr>
            <w:rFonts w:ascii="Arial" w:hAnsi="Arial" w:cs="Arial"/>
            <w:sz w:val="24"/>
            <w:szCs w:val="24"/>
          </w:rPr>
          <w:t>’</w:t>
        </w:r>
      </w:ins>
      <w:r w:rsidR="00793893" w:rsidRPr="007D1DA2">
        <w:rPr>
          <w:rFonts w:ascii="Arial" w:hAnsi="Arial" w:cs="Arial"/>
          <w:sz w:val="24"/>
          <w:szCs w:val="24"/>
        </w:rPr>
        <w:t xml:space="preserve"> </w:t>
      </w:r>
      <w:r w:rsidR="00B95127" w:rsidRPr="007D1DA2">
        <w:rPr>
          <w:rFonts w:ascii="Arial" w:hAnsi="Arial" w:cs="Arial"/>
          <w:sz w:val="24"/>
          <w:szCs w:val="24"/>
        </w:rPr>
        <w:t>cells don’t show a modulated response to gratings</w:t>
      </w:r>
      <w:ins w:id="91" w:author="Trichur Vidyasagar" w:date="2017-10-27T09:05:00Z">
        <w:r w:rsidR="00776D7C">
          <w:rPr>
            <w:rFonts w:ascii="Arial" w:hAnsi="Arial" w:cs="Arial"/>
            <w:sz w:val="24"/>
            <w:szCs w:val="24"/>
          </w:rPr>
          <w:t>, especially for higher spatial frequency gratings</w:t>
        </w:r>
      </w:ins>
      <w:r w:rsidR="004C3434" w:rsidRPr="007D1DA2">
        <w:rPr>
          <w:rFonts w:ascii="Arial" w:hAnsi="Arial" w:cs="Arial"/>
          <w:sz w:val="24"/>
          <w:szCs w:val="24"/>
        </w:rPr>
        <w:t xml:space="preserve"> and as a result, the only distinct peak in the FFT corresponds to the F0 component (0 Hz)</w:t>
      </w:r>
      <w:r w:rsidR="00B95127" w:rsidRPr="007D1DA2">
        <w:rPr>
          <w:rFonts w:ascii="Arial" w:hAnsi="Arial" w:cs="Arial"/>
          <w:sz w:val="24"/>
          <w:szCs w:val="24"/>
        </w:rPr>
        <w:t>.</w:t>
      </w:r>
      <w:r w:rsidR="00B95127" w:rsidRPr="00A34739">
        <w:rPr>
          <w:rFonts w:ascii="Arial" w:hAnsi="Arial" w:cs="Arial"/>
          <w:sz w:val="24"/>
          <w:szCs w:val="24"/>
          <w:highlight w:val="yellow"/>
        </w:rPr>
        <w:t xml:space="preserve"> </w:t>
      </w:r>
    </w:p>
    <w:p w14:paraId="033C910A" w14:textId="4F5D8580" w:rsidR="007B61D2" w:rsidRDefault="002A1C87" w:rsidP="008B6B05">
      <w:pPr>
        <w:spacing w:line="480" w:lineRule="auto"/>
        <w:rPr>
          <w:rFonts w:ascii="Arial" w:hAnsi="Arial" w:cs="Arial"/>
          <w:sz w:val="24"/>
          <w:szCs w:val="24"/>
        </w:rPr>
      </w:pPr>
      <w:r>
        <w:rPr>
          <w:rFonts w:ascii="Arial" w:hAnsi="Arial" w:cs="Arial"/>
          <w:noProof/>
          <w:sz w:val="24"/>
          <w:szCs w:val="24"/>
        </w:rPr>
        <w:lastRenderedPageBreak/>
        <w:drawing>
          <wp:inline distT="0" distB="0" distL="0" distR="0" wp14:anchorId="6AB319B6" wp14:editId="09DF1CB8">
            <wp:extent cx="6400800" cy="3057525"/>
            <wp:effectExtent l="0" t="0" r="0" b="9525"/>
            <wp:docPr id="4" name="Picture 1" descr="Fou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uri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0800" cy="3057525"/>
                    </a:xfrm>
                    <a:prstGeom prst="rect">
                      <a:avLst/>
                    </a:prstGeom>
                    <a:noFill/>
                    <a:ln>
                      <a:noFill/>
                    </a:ln>
                  </pic:spPr>
                </pic:pic>
              </a:graphicData>
            </a:graphic>
          </wp:inline>
        </w:drawing>
      </w:r>
    </w:p>
    <w:p w14:paraId="767938F0" w14:textId="375C0384" w:rsidR="0023056A" w:rsidRDefault="0023056A" w:rsidP="008B6B05">
      <w:pPr>
        <w:spacing w:line="480" w:lineRule="auto"/>
        <w:rPr>
          <w:rFonts w:ascii="Arial" w:hAnsi="Arial" w:cs="Arial"/>
          <w:sz w:val="24"/>
          <w:szCs w:val="24"/>
        </w:rPr>
      </w:pPr>
      <w:r>
        <w:rPr>
          <w:rFonts w:ascii="Arial" w:hAnsi="Arial" w:cs="Arial"/>
          <w:sz w:val="24"/>
          <w:szCs w:val="24"/>
        </w:rPr>
        <w:t xml:space="preserve">Figure 2: (a) the SDF of a </w:t>
      </w:r>
      <w:ins w:id="92" w:author="Trichur Vidyasagar" w:date="2017-10-27T09:06:00Z">
        <w:r w:rsidR="00776D7C">
          <w:rPr>
            <w:rFonts w:ascii="Arial" w:hAnsi="Arial" w:cs="Arial"/>
            <w:sz w:val="24"/>
            <w:szCs w:val="24"/>
          </w:rPr>
          <w:t>‘</w:t>
        </w:r>
      </w:ins>
      <w:r>
        <w:rPr>
          <w:rFonts w:ascii="Arial" w:hAnsi="Arial" w:cs="Arial"/>
          <w:sz w:val="24"/>
          <w:szCs w:val="24"/>
        </w:rPr>
        <w:t>linear</w:t>
      </w:r>
      <w:ins w:id="93" w:author="Trichur Vidyasagar" w:date="2017-10-27T09:06:00Z">
        <w:r w:rsidR="00776D7C">
          <w:rPr>
            <w:rFonts w:ascii="Arial" w:hAnsi="Arial" w:cs="Arial"/>
            <w:sz w:val="24"/>
            <w:szCs w:val="24"/>
          </w:rPr>
          <w:t>’</w:t>
        </w:r>
      </w:ins>
      <w:r>
        <w:rPr>
          <w:rFonts w:ascii="Arial" w:hAnsi="Arial" w:cs="Arial"/>
          <w:sz w:val="24"/>
          <w:szCs w:val="24"/>
        </w:rPr>
        <w:t xml:space="preserve"> cell. The first 4.3s was the stimulus presentation duration. A blank screen was presented </w:t>
      </w:r>
      <w:r w:rsidR="004142B2">
        <w:rPr>
          <w:rFonts w:ascii="Arial" w:hAnsi="Arial" w:cs="Arial"/>
          <w:sz w:val="24"/>
          <w:szCs w:val="24"/>
        </w:rPr>
        <w:t>for the last 0.7s. (b) The fast fourier transform (FFT) of the signal in (a). There is a peak at the F0 component as well as at 4 Hz, which was also the temporal frequency of the sine wave grating.</w:t>
      </w:r>
    </w:p>
    <w:p w14:paraId="36AC5D3C" w14:textId="331B53D3" w:rsidR="00865BD4" w:rsidRDefault="00231D1D" w:rsidP="008B6B05">
      <w:pPr>
        <w:spacing w:line="480" w:lineRule="auto"/>
        <w:rPr>
          <w:rFonts w:ascii="Arial" w:hAnsi="Arial" w:cs="Arial"/>
          <w:sz w:val="24"/>
          <w:szCs w:val="24"/>
        </w:rPr>
      </w:pPr>
      <w:r>
        <w:rPr>
          <w:rFonts w:ascii="Arial" w:hAnsi="Arial" w:cs="Arial"/>
          <w:sz w:val="24"/>
          <w:szCs w:val="24"/>
        </w:rPr>
        <w:t>C</w:t>
      </w:r>
      <w:r w:rsidR="00FB1F36">
        <w:rPr>
          <w:rFonts w:ascii="Arial" w:hAnsi="Arial" w:cs="Arial"/>
          <w:sz w:val="24"/>
          <w:szCs w:val="24"/>
        </w:rPr>
        <w:t>ells were first classified as linear or non-linear neurons</w:t>
      </w:r>
      <w:r w:rsidR="004C3434">
        <w:rPr>
          <w:rFonts w:ascii="Arial" w:hAnsi="Arial" w:cs="Arial"/>
          <w:sz w:val="24"/>
          <w:szCs w:val="24"/>
        </w:rPr>
        <w:t xml:space="preserve"> </w:t>
      </w:r>
      <w:del w:id="94" w:author="Trichur Vidyasagar" w:date="2017-10-27T09:06:00Z">
        <w:r w:rsidR="00865BD4" w:rsidDel="00FE7004">
          <w:rPr>
            <w:rFonts w:ascii="Arial" w:hAnsi="Arial" w:cs="Arial"/>
            <w:sz w:val="24"/>
            <w:szCs w:val="24"/>
          </w:rPr>
          <w:delText>-</w:delText>
        </w:r>
      </w:del>
      <w:ins w:id="95" w:author="Trichur Vidyasagar" w:date="2017-10-27T09:06:00Z">
        <w:r w:rsidR="00FE7004">
          <w:rPr>
            <w:rFonts w:ascii="Arial" w:hAnsi="Arial" w:cs="Arial"/>
            <w:sz w:val="24"/>
            <w:szCs w:val="24"/>
          </w:rPr>
          <w:t>–</w:t>
        </w:r>
      </w:ins>
      <w:r w:rsidR="00865BD4">
        <w:rPr>
          <w:rFonts w:ascii="Arial" w:hAnsi="Arial" w:cs="Arial"/>
          <w:sz w:val="24"/>
          <w:szCs w:val="24"/>
        </w:rPr>
        <w:t xml:space="preserve"> </w:t>
      </w:r>
      <w:ins w:id="96" w:author="Trichur Vidyasagar" w:date="2017-10-27T09:07:00Z">
        <w:r w:rsidR="00FE7004">
          <w:rPr>
            <w:rFonts w:ascii="Arial" w:hAnsi="Arial" w:cs="Arial"/>
            <w:sz w:val="24"/>
            <w:szCs w:val="24"/>
          </w:rPr>
          <w:t xml:space="preserve">with our cortical and collicular data, </w:t>
        </w:r>
      </w:ins>
      <w:ins w:id="97" w:author="Trichur Vidyasagar" w:date="2017-10-27T09:06:00Z">
        <w:r w:rsidR="00FE7004">
          <w:rPr>
            <w:rFonts w:ascii="Arial" w:hAnsi="Arial" w:cs="Arial"/>
            <w:sz w:val="24"/>
            <w:szCs w:val="24"/>
          </w:rPr>
          <w:t xml:space="preserve">comparable to </w:t>
        </w:r>
      </w:ins>
      <w:ins w:id="98" w:author="Trichur Vidyasagar" w:date="2017-10-27T09:07:00Z">
        <w:r w:rsidR="00FE7004">
          <w:rPr>
            <w:rFonts w:ascii="Arial" w:hAnsi="Arial" w:cs="Arial"/>
            <w:sz w:val="24"/>
            <w:szCs w:val="24"/>
          </w:rPr>
          <w:t xml:space="preserve">the classical categories of </w:t>
        </w:r>
      </w:ins>
      <w:r w:rsidR="00FB1F36">
        <w:rPr>
          <w:rFonts w:ascii="Arial" w:hAnsi="Arial" w:cs="Arial"/>
          <w:sz w:val="24"/>
          <w:szCs w:val="24"/>
        </w:rPr>
        <w:t>simple and complex in the primary visual cortex (</w:t>
      </w:r>
      <w:r w:rsidR="004C3434">
        <w:rPr>
          <w:rFonts w:ascii="Arial" w:hAnsi="Arial" w:cs="Arial"/>
          <w:sz w:val="24"/>
          <w:szCs w:val="24"/>
        </w:rPr>
        <w:t>Hubel and Wiesel , 1962)</w:t>
      </w:r>
      <w:r w:rsidR="00FB1F36">
        <w:rPr>
          <w:rFonts w:ascii="Arial" w:hAnsi="Arial" w:cs="Arial"/>
          <w:sz w:val="24"/>
          <w:szCs w:val="24"/>
        </w:rPr>
        <w:t xml:space="preserve"> and X and Y like in the </w:t>
      </w:r>
      <w:del w:id="99" w:author="Trichur Vidyasagar" w:date="2017-10-27T09:06:00Z">
        <w:r w:rsidR="00FB1F36" w:rsidDel="00FE7004">
          <w:rPr>
            <w:rFonts w:ascii="Arial" w:hAnsi="Arial" w:cs="Arial"/>
            <w:sz w:val="24"/>
            <w:szCs w:val="24"/>
          </w:rPr>
          <w:delText>superior colliculus</w:delText>
        </w:r>
      </w:del>
      <w:ins w:id="100" w:author="Trichur Vidyasagar" w:date="2017-10-27T09:06:00Z">
        <w:r w:rsidR="00FE7004">
          <w:rPr>
            <w:rFonts w:ascii="Arial" w:hAnsi="Arial" w:cs="Arial"/>
            <w:sz w:val="24"/>
            <w:szCs w:val="24"/>
          </w:rPr>
          <w:t>lateral geniculate nucleus</w:t>
        </w:r>
      </w:ins>
      <w:r w:rsidR="00FB1F36">
        <w:rPr>
          <w:rFonts w:ascii="Arial" w:hAnsi="Arial" w:cs="Arial"/>
          <w:sz w:val="24"/>
          <w:szCs w:val="24"/>
        </w:rPr>
        <w:t xml:space="preserve"> (</w:t>
      </w:r>
      <w:r w:rsidR="00865BD4">
        <w:rPr>
          <w:rFonts w:ascii="Arial" w:hAnsi="Arial" w:cs="Arial"/>
          <w:sz w:val="24"/>
          <w:szCs w:val="24"/>
        </w:rPr>
        <w:t>Enroth-Cugell and Robson, 1966)</w:t>
      </w:r>
      <w:r>
        <w:rPr>
          <w:rFonts w:ascii="Arial" w:hAnsi="Arial" w:cs="Arial"/>
          <w:sz w:val="24"/>
          <w:szCs w:val="24"/>
        </w:rPr>
        <w:t xml:space="preserve">. This was done by taking </w:t>
      </w:r>
      <w:r w:rsidR="00FB1F36">
        <w:rPr>
          <w:rFonts w:ascii="Arial" w:hAnsi="Arial" w:cs="Arial"/>
          <w:sz w:val="24"/>
          <w:szCs w:val="24"/>
        </w:rPr>
        <w:t>the</w:t>
      </w:r>
      <w:r>
        <w:rPr>
          <w:rFonts w:ascii="Arial" w:hAnsi="Arial" w:cs="Arial"/>
          <w:sz w:val="24"/>
          <w:szCs w:val="24"/>
        </w:rPr>
        <w:t xml:space="preserve"> modulation </w:t>
      </w:r>
      <w:r w:rsidR="00FB1F36">
        <w:rPr>
          <w:rFonts w:ascii="Arial" w:hAnsi="Arial" w:cs="Arial"/>
          <w:sz w:val="24"/>
          <w:szCs w:val="24"/>
        </w:rPr>
        <w:t>index</w:t>
      </w:r>
      <w:r>
        <w:rPr>
          <w:rFonts w:ascii="Arial" w:hAnsi="Arial" w:cs="Arial"/>
          <w:sz w:val="24"/>
          <w:szCs w:val="24"/>
        </w:rPr>
        <w:t xml:space="preserve"> (Skottun et al., 1991) wh</w:t>
      </w:r>
      <w:r w:rsidR="0040212C">
        <w:rPr>
          <w:rFonts w:ascii="Arial" w:hAnsi="Arial" w:cs="Arial"/>
          <w:sz w:val="24"/>
          <w:szCs w:val="24"/>
        </w:rPr>
        <w:t>ich is</w:t>
      </w:r>
      <w:r>
        <w:rPr>
          <w:rFonts w:ascii="Arial" w:hAnsi="Arial" w:cs="Arial"/>
          <w:sz w:val="24"/>
          <w:szCs w:val="24"/>
        </w:rPr>
        <w:t xml:space="preserve"> the</w:t>
      </w:r>
      <w:r w:rsidR="0040212C">
        <w:rPr>
          <w:rFonts w:ascii="Arial" w:hAnsi="Arial" w:cs="Arial"/>
          <w:sz w:val="24"/>
          <w:szCs w:val="24"/>
        </w:rPr>
        <w:t xml:space="preserve"> ratio</w:t>
      </w:r>
      <w:r>
        <w:rPr>
          <w:rFonts w:ascii="Arial" w:hAnsi="Arial" w:cs="Arial"/>
          <w:sz w:val="24"/>
          <w:szCs w:val="24"/>
        </w:rPr>
        <w:t xml:space="preserve"> of the F0</w:t>
      </w:r>
      <w:r w:rsidR="0040212C">
        <w:rPr>
          <w:rFonts w:ascii="Arial" w:hAnsi="Arial" w:cs="Arial"/>
          <w:sz w:val="24"/>
          <w:szCs w:val="24"/>
        </w:rPr>
        <w:t xml:space="preserve"> and F1 components of the response.</w:t>
      </w:r>
      <w:r w:rsidR="004C3434">
        <w:rPr>
          <w:rFonts w:ascii="Arial" w:hAnsi="Arial" w:cs="Arial"/>
          <w:sz w:val="24"/>
          <w:szCs w:val="24"/>
        </w:rPr>
        <w:t xml:space="preserve"> Traditionally, the modulation </w:t>
      </w:r>
      <w:r w:rsidR="00FB1F36">
        <w:rPr>
          <w:rFonts w:ascii="Arial" w:hAnsi="Arial" w:cs="Arial"/>
          <w:sz w:val="24"/>
          <w:szCs w:val="24"/>
        </w:rPr>
        <w:t>index</w:t>
      </w:r>
      <w:r w:rsidR="004C3434">
        <w:rPr>
          <w:rFonts w:ascii="Arial" w:hAnsi="Arial" w:cs="Arial"/>
          <w:sz w:val="24"/>
          <w:szCs w:val="24"/>
        </w:rPr>
        <w:t xml:space="preserve"> is calculated </w:t>
      </w:r>
      <w:r w:rsidR="00FB1F36">
        <w:rPr>
          <w:rFonts w:ascii="Arial" w:hAnsi="Arial" w:cs="Arial"/>
          <w:sz w:val="24"/>
          <w:szCs w:val="24"/>
        </w:rPr>
        <w:t>by dividing the F1 component of the response by the F0 component</w:t>
      </w:r>
      <w:r w:rsidR="004C3434">
        <w:rPr>
          <w:rFonts w:ascii="Arial" w:hAnsi="Arial" w:cs="Arial"/>
          <w:sz w:val="24"/>
          <w:szCs w:val="24"/>
        </w:rPr>
        <w:t>. Neurons with modulation index less t</w:t>
      </w:r>
      <w:r w:rsidR="00865BD4">
        <w:rPr>
          <w:rFonts w:ascii="Arial" w:hAnsi="Arial" w:cs="Arial"/>
          <w:sz w:val="24"/>
          <w:szCs w:val="24"/>
        </w:rPr>
        <w:t>han 1 were classified as non-linear</w:t>
      </w:r>
      <w:r w:rsidR="004C3434">
        <w:rPr>
          <w:rFonts w:ascii="Arial" w:hAnsi="Arial" w:cs="Arial"/>
          <w:sz w:val="24"/>
          <w:szCs w:val="24"/>
        </w:rPr>
        <w:t xml:space="preserve"> cells and cells with modulation index greater than 1.5 were cl</w:t>
      </w:r>
      <w:r w:rsidR="00865BD4">
        <w:rPr>
          <w:rFonts w:ascii="Arial" w:hAnsi="Arial" w:cs="Arial"/>
          <w:sz w:val="24"/>
          <w:szCs w:val="24"/>
        </w:rPr>
        <w:t>assified as linear</w:t>
      </w:r>
      <w:r w:rsidR="004C3434">
        <w:rPr>
          <w:rFonts w:ascii="Arial" w:hAnsi="Arial" w:cs="Arial"/>
          <w:sz w:val="24"/>
          <w:szCs w:val="24"/>
        </w:rPr>
        <w:t xml:space="preserve"> cells. Recently, a modified measure of the modulation index was p</w:t>
      </w:r>
      <w:r w:rsidR="00FB1F36">
        <w:rPr>
          <w:rFonts w:ascii="Arial" w:hAnsi="Arial" w:cs="Arial"/>
          <w:sz w:val="24"/>
          <w:szCs w:val="24"/>
        </w:rPr>
        <w:t xml:space="preserve">roposed to measure linearity in the tree shrew primary visual cortex (Van Hooser et al., </w:t>
      </w:r>
      <w:r w:rsidR="00FB1F36">
        <w:rPr>
          <w:rFonts w:ascii="Arial" w:hAnsi="Arial" w:cs="Arial"/>
          <w:sz w:val="24"/>
          <w:szCs w:val="24"/>
        </w:rPr>
        <w:lastRenderedPageBreak/>
        <w:t xml:space="preserve">2013). </w:t>
      </w:r>
      <w:commentRangeStart w:id="101"/>
      <w:r w:rsidR="00FB1F36">
        <w:rPr>
          <w:rFonts w:ascii="Arial" w:hAnsi="Arial" w:cs="Arial"/>
          <w:sz w:val="24"/>
          <w:szCs w:val="24"/>
        </w:rPr>
        <w:t>Using this measure</w:t>
      </w:r>
      <w:commentRangeEnd w:id="101"/>
      <w:r w:rsidR="00FE7004">
        <w:rPr>
          <w:rStyle w:val="CommentReference"/>
        </w:rPr>
        <w:commentReference w:id="101"/>
      </w:r>
      <w:r w:rsidR="00FB1F36">
        <w:rPr>
          <w:rFonts w:ascii="Arial" w:hAnsi="Arial" w:cs="Arial"/>
          <w:sz w:val="24"/>
          <w:szCs w:val="24"/>
        </w:rPr>
        <w:t>, the range of values the modulation index could take was between 0 and 2 where neurons with</w:t>
      </w:r>
      <w:r>
        <w:rPr>
          <w:rFonts w:ascii="Arial" w:hAnsi="Arial" w:cs="Arial"/>
          <w:sz w:val="24"/>
          <w:szCs w:val="24"/>
        </w:rPr>
        <w:t xml:space="preserve"> modulation </w:t>
      </w:r>
      <w:r w:rsidR="00FB1F36">
        <w:rPr>
          <w:rFonts w:ascii="Arial" w:hAnsi="Arial" w:cs="Arial"/>
          <w:sz w:val="24"/>
          <w:szCs w:val="24"/>
        </w:rPr>
        <w:t>index</w:t>
      </w:r>
      <w:r>
        <w:rPr>
          <w:rFonts w:ascii="Arial" w:hAnsi="Arial" w:cs="Arial"/>
          <w:sz w:val="24"/>
          <w:szCs w:val="24"/>
        </w:rPr>
        <w:t xml:space="preserve"> less than 1</w:t>
      </w:r>
      <w:r w:rsidR="00FB1F36">
        <w:rPr>
          <w:rFonts w:ascii="Arial" w:hAnsi="Arial" w:cs="Arial"/>
          <w:sz w:val="24"/>
          <w:szCs w:val="24"/>
        </w:rPr>
        <w:t xml:space="preserve"> </w:t>
      </w:r>
      <w:r w:rsidR="00865BD4">
        <w:rPr>
          <w:rFonts w:ascii="Arial" w:hAnsi="Arial" w:cs="Arial"/>
          <w:sz w:val="24"/>
          <w:szCs w:val="24"/>
        </w:rPr>
        <w:t>were classified as non-linear</w:t>
      </w:r>
      <w:r>
        <w:rPr>
          <w:rFonts w:ascii="Arial" w:hAnsi="Arial" w:cs="Arial"/>
          <w:sz w:val="24"/>
          <w:szCs w:val="24"/>
        </w:rPr>
        <w:t xml:space="preserve"> cells and </w:t>
      </w:r>
      <w:r w:rsidR="00FB1F36">
        <w:rPr>
          <w:rFonts w:ascii="Arial" w:hAnsi="Arial" w:cs="Arial"/>
          <w:sz w:val="24"/>
          <w:szCs w:val="24"/>
        </w:rPr>
        <w:t>where neurons with modulation ratio between</w:t>
      </w:r>
      <w:r>
        <w:rPr>
          <w:rFonts w:ascii="Arial" w:hAnsi="Arial" w:cs="Arial"/>
          <w:sz w:val="24"/>
          <w:szCs w:val="24"/>
        </w:rPr>
        <w:t xml:space="preserve"> 1</w:t>
      </w:r>
      <w:r w:rsidR="00FB1F36">
        <w:rPr>
          <w:rFonts w:ascii="Arial" w:hAnsi="Arial" w:cs="Arial"/>
          <w:sz w:val="24"/>
          <w:szCs w:val="24"/>
        </w:rPr>
        <w:t xml:space="preserve"> and 2</w:t>
      </w:r>
      <w:r w:rsidR="00865BD4">
        <w:rPr>
          <w:rFonts w:ascii="Arial" w:hAnsi="Arial" w:cs="Arial"/>
          <w:sz w:val="24"/>
          <w:szCs w:val="24"/>
        </w:rPr>
        <w:t xml:space="preserve"> were classified as linear</w:t>
      </w:r>
      <w:r>
        <w:rPr>
          <w:rFonts w:ascii="Arial" w:hAnsi="Arial" w:cs="Arial"/>
          <w:sz w:val="24"/>
          <w:szCs w:val="24"/>
        </w:rPr>
        <w:t xml:space="preserve"> cells. </w:t>
      </w:r>
      <w:r w:rsidR="00865BD4">
        <w:rPr>
          <w:rFonts w:ascii="Arial" w:hAnsi="Arial" w:cs="Arial"/>
          <w:sz w:val="24"/>
          <w:szCs w:val="24"/>
        </w:rPr>
        <w:t xml:space="preserve">This measure of modulation index was chosen to enable comparison with </w:t>
      </w:r>
      <w:r w:rsidR="00FA79B3">
        <w:rPr>
          <w:rFonts w:ascii="Arial" w:hAnsi="Arial" w:cs="Arial"/>
          <w:sz w:val="24"/>
          <w:szCs w:val="24"/>
        </w:rPr>
        <w:t>earlier tree shrew</w:t>
      </w:r>
      <w:r w:rsidR="00865BD4">
        <w:rPr>
          <w:rFonts w:ascii="Arial" w:hAnsi="Arial" w:cs="Arial"/>
          <w:sz w:val="24"/>
          <w:szCs w:val="24"/>
        </w:rPr>
        <w:t xml:space="preserve"> studies. </w:t>
      </w:r>
      <w:r>
        <w:rPr>
          <w:rFonts w:ascii="Arial" w:hAnsi="Arial" w:cs="Arial"/>
          <w:sz w:val="24"/>
          <w:szCs w:val="24"/>
        </w:rPr>
        <w:t xml:space="preserve">For </w:t>
      </w:r>
      <w:r w:rsidR="00865BD4">
        <w:rPr>
          <w:rFonts w:ascii="Arial" w:hAnsi="Arial" w:cs="Arial"/>
          <w:sz w:val="24"/>
          <w:szCs w:val="24"/>
        </w:rPr>
        <w:t>non-linear</w:t>
      </w:r>
      <w:r>
        <w:rPr>
          <w:rFonts w:ascii="Arial" w:hAnsi="Arial" w:cs="Arial"/>
          <w:sz w:val="24"/>
          <w:szCs w:val="24"/>
        </w:rPr>
        <w:t xml:space="preserve"> cells, the F0 component of the response was used for further an</w:t>
      </w:r>
      <w:r w:rsidR="00865BD4">
        <w:rPr>
          <w:rFonts w:ascii="Arial" w:hAnsi="Arial" w:cs="Arial"/>
          <w:sz w:val="24"/>
          <w:szCs w:val="24"/>
        </w:rPr>
        <w:t>alysis while for linear</w:t>
      </w:r>
      <w:r>
        <w:rPr>
          <w:rFonts w:ascii="Arial" w:hAnsi="Arial" w:cs="Arial"/>
          <w:sz w:val="24"/>
          <w:szCs w:val="24"/>
        </w:rPr>
        <w:t xml:space="preserve"> cells, the F1 component was used.</w:t>
      </w:r>
      <w:r w:rsidR="00865BD4">
        <w:rPr>
          <w:rFonts w:ascii="Arial" w:hAnsi="Arial" w:cs="Arial"/>
          <w:sz w:val="24"/>
          <w:szCs w:val="24"/>
        </w:rPr>
        <w:t xml:space="preserve"> From the response of the neuron to drifting sinusoidal gratings of increasing spatial frequencies, the spatial frequency tuning curves of the neuron was constructed and the peak spatial frequency and the half width at half height were calculated.</w:t>
      </w:r>
    </w:p>
    <w:p w14:paraId="7C12DC15" w14:textId="77777777" w:rsidR="00CF65F9" w:rsidRPr="00425AAD" w:rsidRDefault="00CF65F9" w:rsidP="00CF65F9">
      <w:pPr>
        <w:spacing w:line="480" w:lineRule="auto"/>
        <w:rPr>
          <w:rFonts w:ascii="Arial" w:hAnsi="Arial" w:cs="Arial"/>
          <w:b/>
          <w:sz w:val="28"/>
          <w:szCs w:val="28"/>
        </w:rPr>
      </w:pPr>
      <w:r w:rsidRPr="00425AAD">
        <w:rPr>
          <w:rFonts w:ascii="Arial" w:hAnsi="Arial" w:cs="Arial"/>
          <w:b/>
          <w:sz w:val="28"/>
          <w:szCs w:val="28"/>
        </w:rPr>
        <w:t>Histology</w:t>
      </w:r>
    </w:p>
    <w:p w14:paraId="7A92174C" w14:textId="7B7E7957" w:rsidR="00CF65F9" w:rsidRDefault="00CF65F9" w:rsidP="00CF65F9">
      <w:pPr>
        <w:spacing w:line="480" w:lineRule="auto"/>
        <w:rPr>
          <w:rFonts w:ascii="Arial" w:hAnsi="Arial" w:cs="Arial"/>
          <w:sz w:val="24"/>
          <w:szCs w:val="24"/>
        </w:rPr>
      </w:pPr>
      <w:r w:rsidRPr="00425AAD">
        <w:rPr>
          <w:rFonts w:ascii="Arial" w:hAnsi="Arial" w:cs="Arial"/>
          <w:sz w:val="24"/>
          <w:szCs w:val="24"/>
        </w:rPr>
        <w:t>After the experiment, the tissue was processed for histology as follows. The brain was stored in a 25</w:t>
      </w:r>
      <w:r w:rsidR="00FA79B3">
        <w:rPr>
          <w:rFonts w:ascii="Arial" w:hAnsi="Arial" w:cs="Arial"/>
          <w:sz w:val="24"/>
          <w:szCs w:val="24"/>
        </w:rPr>
        <w:t>%</w:t>
      </w:r>
      <w:r w:rsidRPr="00425AAD">
        <w:rPr>
          <w:rFonts w:ascii="Arial" w:hAnsi="Arial" w:cs="Arial"/>
          <w:sz w:val="24"/>
          <w:szCs w:val="24"/>
        </w:rPr>
        <w:t xml:space="preserve"> sucrose solution until it sank. This was to ensure that the tissue was cryoprotected</w:t>
      </w:r>
      <w:r>
        <w:rPr>
          <w:rFonts w:ascii="Arial" w:hAnsi="Arial" w:cs="Arial"/>
          <w:sz w:val="24"/>
          <w:szCs w:val="24"/>
        </w:rPr>
        <w:t>. T</w:t>
      </w:r>
      <w:r w:rsidRPr="00425AAD">
        <w:rPr>
          <w:rFonts w:ascii="Arial" w:hAnsi="Arial" w:cs="Arial"/>
          <w:sz w:val="24"/>
          <w:szCs w:val="24"/>
        </w:rPr>
        <w:t xml:space="preserve">he brain was </w:t>
      </w:r>
      <w:r w:rsidR="000C7AF5">
        <w:rPr>
          <w:rFonts w:ascii="Arial" w:hAnsi="Arial" w:cs="Arial"/>
          <w:sz w:val="24"/>
          <w:szCs w:val="24"/>
        </w:rPr>
        <w:t xml:space="preserve">cut into </w:t>
      </w:r>
      <w:r w:rsidRPr="00425AAD">
        <w:rPr>
          <w:rFonts w:ascii="Arial" w:hAnsi="Arial" w:cs="Arial"/>
          <w:sz w:val="24"/>
          <w:szCs w:val="24"/>
        </w:rPr>
        <w:t>block</w:t>
      </w:r>
      <w:r w:rsidR="000C7AF5">
        <w:rPr>
          <w:rFonts w:ascii="Arial" w:hAnsi="Arial" w:cs="Arial"/>
          <w:sz w:val="24"/>
          <w:szCs w:val="24"/>
        </w:rPr>
        <w:t>s</w:t>
      </w:r>
      <w:r w:rsidRPr="00425AAD">
        <w:rPr>
          <w:rFonts w:ascii="Arial" w:hAnsi="Arial" w:cs="Arial"/>
          <w:sz w:val="24"/>
          <w:szCs w:val="24"/>
        </w:rPr>
        <w:t xml:space="preserve"> so tha</w:t>
      </w:r>
      <w:r>
        <w:rPr>
          <w:rFonts w:ascii="Arial" w:hAnsi="Arial" w:cs="Arial"/>
          <w:sz w:val="24"/>
          <w:szCs w:val="24"/>
        </w:rPr>
        <w:t>t only the areas of interest were sectioned</w:t>
      </w:r>
      <w:r w:rsidRPr="00425AAD">
        <w:rPr>
          <w:rFonts w:ascii="Arial" w:hAnsi="Arial" w:cs="Arial"/>
          <w:sz w:val="24"/>
          <w:szCs w:val="24"/>
        </w:rPr>
        <w:t>. The brain was frozen and 50 micron sections were made</w:t>
      </w:r>
      <w:r>
        <w:rPr>
          <w:rFonts w:ascii="Arial" w:hAnsi="Arial" w:cs="Arial"/>
          <w:sz w:val="24"/>
          <w:szCs w:val="24"/>
        </w:rPr>
        <w:t xml:space="preserve"> using a cryostat (</w:t>
      </w:r>
      <w:r w:rsidRPr="005E0EAD">
        <w:rPr>
          <w:rFonts w:ascii="Arial" w:hAnsi="Arial" w:cs="Arial"/>
          <w:sz w:val="24"/>
          <w:szCs w:val="24"/>
        </w:rPr>
        <w:t>Leica CM3050S, Leica Microsystems, Nussloch, Germany</w:t>
      </w:r>
      <w:r>
        <w:rPr>
          <w:rFonts w:ascii="Arial" w:hAnsi="Arial" w:cs="Arial"/>
          <w:sz w:val="24"/>
          <w:szCs w:val="24"/>
        </w:rPr>
        <w:t>)</w:t>
      </w:r>
      <w:r w:rsidRPr="00425AAD">
        <w:rPr>
          <w:rFonts w:ascii="Arial" w:hAnsi="Arial" w:cs="Arial"/>
          <w:sz w:val="24"/>
          <w:szCs w:val="24"/>
        </w:rPr>
        <w:t>. The sections were</w:t>
      </w:r>
      <w:r>
        <w:rPr>
          <w:rFonts w:ascii="Arial" w:hAnsi="Arial" w:cs="Arial"/>
          <w:sz w:val="24"/>
          <w:szCs w:val="24"/>
        </w:rPr>
        <w:t xml:space="preserve"> collected and stored in a Sodium Azide solution (0.1% in 0.1M PB) till they could be </w:t>
      </w:r>
      <w:r w:rsidRPr="00425AAD">
        <w:rPr>
          <w:rFonts w:ascii="Arial" w:hAnsi="Arial" w:cs="Arial"/>
          <w:sz w:val="24"/>
          <w:szCs w:val="24"/>
        </w:rPr>
        <w:t>mounted on gelatinised slides</w:t>
      </w:r>
      <w:r w:rsidR="000C7AF5">
        <w:rPr>
          <w:rFonts w:ascii="Arial" w:hAnsi="Arial" w:cs="Arial"/>
          <w:sz w:val="24"/>
          <w:szCs w:val="24"/>
        </w:rPr>
        <w:t xml:space="preserve"> after which t</w:t>
      </w:r>
      <w:r>
        <w:rPr>
          <w:rFonts w:ascii="Arial" w:hAnsi="Arial" w:cs="Arial"/>
          <w:sz w:val="24"/>
          <w:szCs w:val="24"/>
        </w:rPr>
        <w:t>hey were dried overnight and stained.</w:t>
      </w:r>
    </w:p>
    <w:p w14:paraId="5194C09C" w14:textId="77777777" w:rsidR="00CF65F9" w:rsidRPr="00425AAD" w:rsidRDefault="00CF65F9" w:rsidP="00CF65F9">
      <w:pPr>
        <w:spacing w:line="480" w:lineRule="auto"/>
        <w:rPr>
          <w:rFonts w:ascii="Arial" w:hAnsi="Arial" w:cs="Arial"/>
          <w:b/>
          <w:sz w:val="24"/>
          <w:szCs w:val="24"/>
        </w:rPr>
      </w:pPr>
      <w:r w:rsidRPr="00425AAD">
        <w:rPr>
          <w:rFonts w:ascii="Arial" w:hAnsi="Arial" w:cs="Arial"/>
          <w:b/>
          <w:sz w:val="24"/>
          <w:szCs w:val="24"/>
        </w:rPr>
        <w:t>Cresyl Violet Staining</w:t>
      </w:r>
    </w:p>
    <w:p w14:paraId="52AE0034" w14:textId="29CAB5FD" w:rsidR="00CF65F9" w:rsidRPr="00425AAD" w:rsidRDefault="00CF65F9" w:rsidP="00CF65F9">
      <w:pPr>
        <w:spacing w:line="480" w:lineRule="auto"/>
        <w:rPr>
          <w:rFonts w:ascii="Arial" w:hAnsi="Arial" w:cs="Arial"/>
          <w:sz w:val="24"/>
          <w:szCs w:val="24"/>
        </w:rPr>
      </w:pPr>
      <w:r w:rsidRPr="00425AAD">
        <w:rPr>
          <w:rFonts w:ascii="Arial" w:hAnsi="Arial" w:cs="Arial"/>
          <w:sz w:val="24"/>
          <w:szCs w:val="24"/>
        </w:rPr>
        <w:t>First the sections were dehydrated using increasing concentrations of ethanol</w:t>
      </w:r>
      <w:r w:rsidR="000C7AF5">
        <w:rPr>
          <w:rFonts w:ascii="Arial" w:hAnsi="Arial" w:cs="Arial"/>
          <w:sz w:val="24"/>
          <w:szCs w:val="24"/>
        </w:rPr>
        <w:t xml:space="preserve"> solution</w:t>
      </w:r>
      <w:r w:rsidRPr="00425AAD">
        <w:rPr>
          <w:rFonts w:ascii="Arial" w:hAnsi="Arial" w:cs="Arial"/>
          <w:sz w:val="24"/>
          <w:szCs w:val="24"/>
        </w:rPr>
        <w:t>. Then, chloroform was used to de</w:t>
      </w:r>
      <w:r w:rsidR="000C7AF5">
        <w:rPr>
          <w:rFonts w:ascii="Arial" w:hAnsi="Arial" w:cs="Arial"/>
          <w:sz w:val="24"/>
          <w:szCs w:val="24"/>
        </w:rPr>
        <w:t>-</w:t>
      </w:r>
      <w:r w:rsidRPr="00425AAD">
        <w:rPr>
          <w:rFonts w:ascii="Arial" w:hAnsi="Arial" w:cs="Arial"/>
          <w:sz w:val="24"/>
          <w:szCs w:val="24"/>
        </w:rPr>
        <w:t>fatten the sections. This was followed by rehydrating sections in decreasi</w:t>
      </w:r>
      <w:r w:rsidR="000C7AF5">
        <w:rPr>
          <w:rFonts w:ascii="Arial" w:hAnsi="Arial" w:cs="Arial"/>
          <w:sz w:val="24"/>
          <w:szCs w:val="24"/>
        </w:rPr>
        <w:t>ng concentrations of ethanol. Th</w:t>
      </w:r>
      <w:r w:rsidRPr="00425AAD">
        <w:rPr>
          <w:rFonts w:ascii="Arial" w:hAnsi="Arial" w:cs="Arial"/>
          <w:sz w:val="24"/>
          <w:szCs w:val="24"/>
        </w:rPr>
        <w:t>e sections were then stained using Cresyl V</w:t>
      </w:r>
      <w:r w:rsidR="00FA79B3">
        <w:rPr>
          <w:rFonts w:ascii="Arial" w:hAnsi="Arial" w:cs="Arial"/>
          <w:sz w:val="24"/>
          <w:szCs w:val="24"/>
        </w:rPr>
        <w:t>iolet Acetate solution (0.1%</w:t>
      </w:r>
      <w:r w:rsidRPr="00425AAD">
        <w:rPr>
          <w:rFonts w:ascii="Arial" w:hAnsi="Arial" w:cs="Arial"/>
          <w:sz w:val="24"/>
          <w:szCs w:val="24"/>
        </w:rPr>
        <w:t xml:space="preserve">, </w:t>
      </w:r>
      <w:r w:rsidR="00492DC2">
        <w:rPr>
          <w:rFonts w:ascii="Arial" w:hAnsi="Arial" w:cs="Arial"/>
          <w:sz w:val="24"/>
          <w:szCs w:val="24"/>
        </w:rPr>
        <w:t>Sigma-Aldrich, Inc., USA</w:t>
      </w:r>
      <w:r w:rsidRPr="00425AAD">
        <w:rPr>
          <w:rFonts w:ascii="Arial" w:hAnsi="Arial" w:cs="Arial"/>
          <w:sz w:val="24"/>
          <w:szCs w:val="24"/>
        </w:rPr>
        <w:t xml:space="preserve">) and differentiated using </w:t>
      </w:r>
      <w:r w:rsidRPr="00425AAD">
        <w:rPr>
          <w:rFonts w:ascii="Arial" w:hAnsi="Arial" w:cs="Arial"/>
          <w:sz w:val="24"/>
          <w:szCs w:val="24"/>
        </w:rPr>
        <w:lastRenderedPageBreak/>
        <w:t>a solution of 5</w:t>
      </w:r>
      <w:r w:rsidR="00FA79B3">
        <w:rPr>
          <w:rFonts w:ascii="Arial" w:hAnsi="Arial" w:cs="Arial"/>
          <w:sz w:val="24"/>
          <w:szCs w:val="24"/>
        </w:rPr>
        <w:t>%</w:t>
      </w:r>
      <w:r w:rsidRPr="00425AAD">
        <w:rPr>
          <w:rFonts w:ascii="Arial" w:hAnsi="Arial" w:cs="Arial"/>
          <w:sz w:val="24"/>
          <w:szCs w:val="24"/>
        </w:rPr>
        <w:t xml:space="preserve"> percent acetic acid in </w:t>
      </w:r>
      <w:r w:rsidR="00492DC2">
        <w:rPr>
          <w:rFonts w:ascii="Arial" w:hAnsi="Arial" w:cs="Arial"/>
          <w:sz w:val="24"/>
          <w:szCs w:val="24"/>
        </w:rPr>
        <w:t xml:space="preserve">95% </w:t>
      </w:r>
      <w:r w:rsidR="000C7AF5">
        <w:rPr>
          <w:rFonts w:ascii="Arial" w:hAnsi="Arial" w:cs="Arial"/>
          <w:sz w:val="24"/>
          <w:szCs w:val="24"/>
        </w:rPr>
        <w:t>ethanol. The sections were</w:t>
      </w:r>
      <w:r w:rsidRPr="00425AAD">
        <w:rPr>
          <w:rFonts w:ascii="Arial" w:hAnsi="Arial" w:cs="Arial"/>
          <w:sz w:val="24"/>
          <w:szCs w:val="24"/>
        </w:rPr>
        <w:t xml:space="preserve"> then fixed in histolene</w:t>
      </w:r>
      <w:r w:rsidR="000C7AF5">
        <w:rPr>
          <w:rFonts w:ascii="Arial" w:hAnsi="Arial" w:cs="Arial"/>
          <w:sz w:val="24"/>
          <w:szCs w:val="24"/>
        </w:rPr>
        <w:t xml:space="preserve"> and t</w:t>
      </w:r>
      <w:r w:rsidRPr="00425AAD">
        <w:rPr>
          <w:rFonts w:ascii="Arial" w:hAnsi="Arial" w:cs="Arial"/>
          <w:sz w:val="24"/>
          <w:szCs w:val="24"/>
        </w:rPr>
        <w:t>he slides were coverslipped.</w:t>
      </w:r>
    </w:p>
    <w:p w14:paraId="784ABB6E" w14:textId="77777777" w:rsidR="0092172D" w:rsidRPr="00425AAD" w:rsidRDefault="0092172D" w:rsidP="0092172D">
      <w:pPr>
        <w:spacing w:line="480" w:lineRule="auto"/>
        <w:rPr>
          <w:rFonts w:ascii="Arial" w:hAnsi="Arial" w:cs="Arial"/>
          <w:b/>
          <w:sz w:val="24"/>
          <w:szCs w:val="24"/>
        </w:rPr>
      </w:pPr>
      <w:r w:rsidRPr="00425AAD">
        <w:rPr>
          <w:rFonts w:ascii="Arial" w:hAnsi="Arial" w:cs="Arial"/>
          <w:b/>
          <w:sz w:val="24"/>
          <w:szCs w:val="24"/>
        </w:rPr>
        <w:t>Track Reconstruction</w:t>
      </w:r>
    </w:p>
    <w:p w14:paraId="6605646B" w14:textId="0ADCB3E4" w:rsidR="0092172D" w:rsidRPr="00425AAD" w:rsidRDefault="0092172D" w:rsidP="0092172D">
      <w:pPr>
        <w:spacing w:line="480" w:lineRule="auto"/>
        <w:rPr>
          <w:rFonts w:ascii="Arial" w:hAnsi="Arial" w:cs="Arial"/>
          <w:sz w:val="24"/>
          <w:szCs w:val="24"/>
        </w:rPr>
      </w:pPr>
      <w:r w:rsidRPr="00425AAD">
        <w:rPr>
          <w:rFonts w:ascii="Arial" w:hAnsi="Arial" w:cs="Arial"/>
          <w:sz w:val="24"/>
          <w:szCs w:val="24"/>
        </w:rPr>
        <w:t xml:space="preserve">In order to reconstruct electrode tracks, </w:t>
      </w:r>
      <w:r>
        <w:rPr>
          <w:rFonts w:ascii="Arial" w:hAnsi="Arial" w:cs="Arial"/>
          <w:sz w:val="24"/>
          <w:szCs w:val="24"/>
        </w:rPr>
        <w:t xml:space="preserve">the electrolytic lesions </w:t>
      </w:r>
      <w:r w:rsidRPr="00425AAD">
        <w:rPr>
          <w:rFonts w:ascii="Arial" w:hAnsi="Arial" w:cs="Arial"/>
          <w:sz w:val="24"/>
          <w:szCs w:val="24"/>
        </w:rPr>
        <w:t>we</w:t>
      </w:r>
      <w:r>
        <w:rPr>
          <w:rFonts w:ascii="Arial" w:hAnsi="Arial" w:cs="Arial"/>
          <w:sz w:val="24"/>
          <w:szCs w:val="24"/>
        </w:rPr>
        <w:t>re</w:t>
      </w:r>
      <w:r w:rsidRPr="00425AAD">
        <w:rPr>
          <w:rFonts w:ascii="Arial" w:hAnsi="Arial" w:cs="Arial"/>
          <w:sz w:val="24"/>
          <w:szCs w:val="24"/>
        </w:rPr>
        <w:t xml:space="preserve"> </w:t>
      </w:r>
      <w:r>
        <w:rPr>
          <w:rFonts w:ascii="Arial" w:hAnsi="Arial" w:cs="Arial"/>
          <w:sz w:val="24"/>
          <w:szCs w:val="24"/>
        </w:rPr>
        <w:t>located</w:t>
      </w:r>
      <w:r w:rsidRPr="00425AAD">
        <w:rPr>
          <w:rFonts w:ascii="Arial" w:hAnsi="Arial" w:cs="Arial"/>
          <w:sz w:val="24"/>
          <w:szCs w:val="24"/>
        </w:rPr>
        <w:t xml:space="preserve"> under </w:t>
      </w:r>
      <w:r>
        <w:rPr>
          <w:rFonts w:ascii="Arial" w:hAnsi="Arial" w:cs="Arial"/>
          <w:sz w:val="24"/>
          <w:szCs w:val="24"/>
        </w:rPr>
        <w:t>a</w:t>
      </w:r>
      <w:r w:rsidRPr="00425AAD">
        <w:rPr>
          <w:rFonts w:ascii="Arial" w:hAnsi="Arial" w:cs="Arial"/>
          <w:sz w:val="24"/>
          <w:szCs w:val="24"/>
        </w:rPr>
        <w:t xml:space="preserve"> </w:t>
      </w:r>
      <w:r>
        <w:rPr>
          <w:rFonts w:ascii="Arial" w:hAnsi="Arial" w:cs="Arial"/>
          <w:sz w:val="24"/>
          <w:szCs w:val="24"/>
        </w:rPr>
        <w:t xml:space="preserve">light </w:t>
      </w:r>
      <w:r w:rsidRPr="00425AAD">
        <w:rPr>
          <w:rFonts w:ascii="Arial" w:hAnsi="Arial" w:cs="Arial"/>
          <w:sz w:val="24"/>
          <w:szCs w:val="24"/>
        </w:rPr>
        <w:t>microscope</w:t>
      </w:r>
      <w:r w:rsidR="000C7AF5">
        <w:rPr>
          <w:rFonts w:ascii="Arial" w:hAnsi="Arial" w:cs="Arial"/>
          <w:sz w:val="24"/>
          <w:szCs w:val="24"/>
        </w:rPr>
        <w:t xml:space="preserve"> </w:t>
      </w:r>
      <w:r w:rsidRPr="00425AAD">
        <w:rPr>
          <w:rFonts w:ascii="Arial" w:hAnsi="Arial" w:cs="Arial"/>
          <w:sz w:val="24"/>
          <w:szCs w:val="24"/>
        </w:rPr>
        <w:t xml:space="preserve">and digitised </w:t>
      </w:r>
      <w:r>
        <w:rPr>
          <w:rFonts w:ascii="Arial" w:hAnsi="Arial" w:cs="Arial"/>
          <w:sz w:val="24"/>
          <w:szCs w:val="24"/>
        </w:rPr>
        <w:t>(</w:t>
      </w:r>
      <w:r w:rsidR="00606766">
        <w:rPr>
          <w:rFonts w:ascii="Arial" w:hAnsi="Arial" w:cs="Arial"/>
          <w:sz w:val="24"/>
          <w:szCs w:val="24"/>
        </w:rPr>
        <w:t>Zeiss Axiocam Digital Camera, Zeiss, Germany</w:t>
      </w:r>
      <w:r>
        <w:rPr>
          <w:rFonts w:ascii="Arial" w:hAnsi="Arial" w:cs="Arial"/>
          <w:sz w:val="24"/>
          <w:szCs w:val="24"/>
        </w:rPr>
        <w:t>)</w:t>
      </w:r>
      <w:r w:rsidRPr="00425AAD">
        <w:rPr>
          <w:rFonts w:ascii="Arial" w:hAnsi="Arial" w:cs="Arial"/>
          <w:sz w:val="24"/>
          <w:szCs w:val="24"/>
        </w:rPr>
        <w:t>. The shrinkage was calculated by comparing the recorded and observed distances between lesions</w:t>
      </w:r>
      <w:r>
        <w:rPr>
          <w:rFonts w:ascii="Arial" w:hAnsi="Arial" w:cs="Arial"/>
          <w:sz w:val="24"/>
          <w:szCs w:val="24"/>
        </w:rPr>
        <w:t xml:space="preserve"> using Adobe Illustrator</w:t>
      </w:r>
      <w:r w:rsidR="00A95E9E">
        <w:rPr>
          <w:rFonts w:ascii="Arial" w:hAnsi="Arial" w:cs="Arial"/>
          <w:sz w:val="24"/>
          <w:szCs w:val="24"/>
        </w:rPr>
        <w:t>(Adobe systems software Ltd</w:t>
      </w:r>
      <w:r>
        <w:rPr>
          <w:rFonts w:ascii="Arial" w:hAnsi="Arial" w:cs="Arial"/>
          <w:sz w:val="24"/>
          <w:szCs w:val="24"/>
        </w:rPr>
        <w:t>). The</w:t>
      </w:r>
      <w:r w:rsidRPr="00425AAD">
        <w:rPr>
          <w:rFonts w:ascii="Arial" w:hAnsi="Arial" w:cs="Arial"/>
          <w:sz w:val="24"/>
          <w:szCs w:val="24"/>
        </w:rPr>
        <w:t xml:space="preserve"> shrinkage c</w:t>
      </w:r>
      <w:r>
        <w:rPr>
          <w:rFonts w:ascii="Arial" w:hAnsi="Arial" w:cs="Arial"/>
          <w:sz w:val="24"/>
          <w:szCs w:val="24"/>
        </w:rPr>
        <w:t xml:space="preserve">alculation was used to accurately determine the </w:t>
      </w:r>
      <w:r w:rsidRPr="00425AAD">
        <w:rPr>
          <w:rFonts w:ascii="Arial" w:hAnsi="Arial" w:cs="Arial"/>
          <w:sz w:val="24"/>
          <w:szCs w:val="24"/>
        </w:rPr>
        <w:t xml:space="preserve">actual depth of the units recorded. </w:t>
      </w:r>
      <w:r>
        <w:rPr>
          <w:rFonts w:ascii="Arial" w:hAnsi="Arial" w:cs="Arial"/>
          <w:sz w:val="24"/>
          <w:szCs w:val="24"/>
        </w:rPr>
        <w:t>In tree shrew V1, b</w:t>
      </w:r>
      <w:r w:rsidRPr="00425AAD">
        <w:rPr>
          <w:rFonts w:ascii="Arial" w:hAnsi="Arial" w:cs="Arial"/>
          <w:sz w:val="24"/>
          <w:szCs w:val="24"/>
        </w:rPr>
        <w:t>ased on the location of the unit, it was classified as layer 4 or layer</w:t>
      </w:r>
      <w:r>
        <w:rPr>
          <w:rFonts w:ascii="Arial" w:hAnsi="Arial" w:cs="Arial"/>
          <w:sz w:val="24"/>
          <w:szCs w:val="24"/>
        </w:rPr>
        <w:t xml:space="preserve"> 2/3. In the shrew superior colliculus, the units were categorized as either</w:t>
      </w:r>
      <w:r w:rsidR="00492DC2">
        <w:rPr>
          <w:rFonts w:ascii="Arial" w:hAnsi="Arial" w:cs="Arial"/>
          <w:sz w:val="24"/>
          <w:szCs w:val="24"/>
        </w:rPr>
        <w:t xml:space="preserve"> belonging to the</w:t>
      </w:r>
      <w:r>
        <w:rPr>
          <w:rFonts w:ascii="Arial" w:hAnsi="Arial" w:cs="Arial"/>
          <w:sz w:val="24"/>
          <w:szCs w:val="24"/>
        </w:rPr>
        <w:t xml:space="preserve"> superficial or deeper </w:t>
      </w:r>
      <w:r w:rsidR="00492DC2">
        <w:rPr>
          <w:rFonts w:ascii="Arial" w:hAnsi="Arial" w:cs="Arial"/>
          <w:sz w:val="24"/>
          <w:szCs w:val="24"/>
        </w:rPr>
        <w:t xml:space="preserve">layers of the </w:t>
      </w:r>
      <w:r>
        <w:rPr>
          <w:rFonts w:ascii="Arial" w:hAnsi="Arial" w:cs="Arial"/>
          <w:sz w:val="24"/>
          <w:szCs w:val="24"/>
        </w:rPr>
        <w:t>superior colliculus.</w:t>
      </w:r>
    </w:p>
    <w:p w14:paraId="77EA47A4" w14:textId="77777777" w:rsidR="003E2D90" w:rsidRPr="00E20652" w:rsidRDefault="00425AAD" w:rsidP="008B6B05">
      <w:pPr>
        <w:spacing w:line="480" w:lineRule="auto"/>
        <w:rPr>
          <w:rFonts w:ascii="Arial" w:hAnsi="Arial" w:cs="Arial"/>
          <w:b/>
          <w:sz w:val="32"/>
          <w:szCs w:val="32"/>
        </w:rPr>
      </w:pPr>
      <w:r w:rsidRPr="00E20652">
        <w:rPr>
          <w:rFonts w:ascii="Arial" w:hAnsi="Arial" w:cs="Arial"/>
          <w:b/>
          <w:sz w:val="32"/>
          <w:szCs w:val="32"/>
        </w:rPr>
        <w:t>Optical Imaging of Intrinsic Signals</w:t>
      </w:r>
    </w:p>
    <w:p w14:paraId="71CB588F" w14:textId="7B18957A" w:rsidR="003E2D90" w:rsidRPr="003E2D90" w:rsidRDefault="003E2D90" w:rsidP="008B6B05">
      <w:pPr>
        <w:spacing w:line="480" w:lineRule="auto"/>
        <w:rPr>
          <w:rFonts w:ascii="Arial" w:hAnsi="Arial" w:cs="Arial"/>
          <w:sz w:val="24"/>
          <w:szCs w:val="24"/>
        </w:rPr>
      </w:pPr>
      <w:r>
        <w:rPr>
          <w:rFonts w:ascii="Arial" w:hAnsi="Arial" w:cs="Arial"/>
          <w:sz w:val="24"/>
          <w:szCs w:val="24"/>
        </w:rPr>
        <w:t>Optical imaging of intrinsic signal is a high resolution imaging method that is used to detect the</w:t>
      </w:r>
      <w:r w:rsidR="00843B2D">
        <w:rPr>
          <w:rFonts w:ascii="Arial" w:hAnsi="Arial" w:cs="Arial"/>
          <w:sz w:val="24"/>
          <w:szCs w:val="24"/>
        </w:rPr>
        <w:t xml:space="preserve"> changes in</w:t>
      </w:r>
      <w:r>
        <w:rPr>
          <w:rFonts w:ascii="Arial" w:hAnsi="Arial" w:cs="Arial"/>
          <w:sz w:val="24"/>
          <w:szCs w:val="24"/>
        </w:rPr>
        <w:t xml:space="preserve"> blood oxygenation level in areas of</w:t>
      </w:r>
      <w:r w:rsidR="00843B2D">
        <w:rPr>
          <w:rFonts w:ascii="Arial" w:hAnsi="Arial" w:cs="Arial"/>
          <w:sz w:val="24"/>
          <w:szCs w:val="24"/>
        </w:rPr>
        <w:t xml:space="preserve"> neuronal</w:t>
      </w:r>
      <w:r>
        <w:rPr>
          <w:rFonts w:ascii="Arial" w:hAnsi="Arial" w:cs="Arial"/>
          <w:sz w:val="24"/>
          <w:szCs w:val="24"/>
        </w:rPr>
        <w:t xml:space="preserve"> activity. As a result of neuronal activity there is incre</w:t>
      </w:r>
      <w:r w:rsidR="0083761C">
        <w:rPr>
          <w:rFonts w:ascii="Arial" w:hAnsi="Arial" w:cs="Arial"/>
          <w:sz w:val="24"/>
          <w:szCs w:val="24"/>
        </w:rPr>
        <w:t>ased oxygen consumption in</w:t>
      </w:r>
      <w:r>
        <w:rPr>
          <w:rFonts w:ascii="Arial" w:hAnsi="Arial" w:cs="Arial"/>
          <w:sz w:val="24"/>
          <w:szCs w:val="24"/>
        </w:rPr>
        <w:t xml:space="preserve"> the surrounding tissue which leads to an increase in the level of de-oxy haemoglobin in the blood. This leads to a difference in reflectance in the tissue between regions where there is oxygenated and de-oxygenated blood and it is this signal that OI detects.</w:t>
      </w:r>
      <w:r w:rsidR="009D7B2B">
        <w:rPr>
          <w:rFonts w:ascii="Arial" w:hAnsi="Arial" w:cs="Arial"/>
          <w:sz w:val="24"/>
          <w:szCs w:val="24"/>
        </w:rPr>
        <w:t xml:space="preserve"> This is the same signal </w:t>
      </w:r>
      <w:r w:rsidR="0083761C">
        <w:rPr>
          <w:rFonts w:ascii="Arial" w:hAnsi="Arial" w:cs="Arial"/>
          <w:sz w:val="24"/>
          <w:szCs w:val="24"/>
        </w:rPr>
        <w:t>as</w:t>
      </w:r>
      <w:r w:rsidR="00843B2D">
        <w:rPr>
          <w:rFonts w:ascii="Arial" w:hAnsi="Arial" w:cs="Arial"/>
          <w:sz w:val="24"/>
          <w:szCs w:val="24"/>
        </w:rPr>
        <w:t xml:space="preserve"> the fMRI BOLD signal </w:t>
      </w:r>
      <w:r w:rsidR="009D7B2B">
        <w:rPr>
          <w:rFonts w:ascii="Arial" w:hAnsi="Arial" w:cs="Arial"/>
          <w:sz w:val="24"/>
          <w:szCs w:val="24"/>
        </w:rPr>
        <w:t xml:space="preserve">but optical imaging has one key advantage over BOLD imaging. Whereas the fMRI signal has the resolution in the scale of millimetres, OI can detect </w:t>
      </w:r>
      <w:del w:id="102" w:author="Trichur Vidyasagar" w:date="2017-10-27T09:16:00Z">
        <w:r w:rsidR="009D7B2B" w:rsidDel="001A5319">
          <w:rPr>
            <w:rFonts w:ascii="Arial" w:hAnsi="Arial" w:cs="Arial"/>
            <w:sz w:val="24"/>
            <w:szCs w:val="24"/>
          </w:rPr>
          <w:delText>a</w:delText>
        </w:r>
      </w:del>
      <w:r w:rsidR="009D7B2B">
        <w:rPr>
          <w:rFonts w:ascii="Arial" w:hAnsi="Arial" w:cs="Arial"/>
          <w:sz w:val="24"/>
          <w:szCs w:val="24"/>
        </w:rPr>
        <w:t xml:space="preserve"> signal</w:t>
      </w:r>
      <w:ins w:id="103" w:author="Trichur Vidyasagar" w:date="2017-10-27T09:17:00Z">
        <w:r w:rsidR="001A5319">
          <w:rPr>
            <w:rFonts w:ascii="Arial" w:hAnsi="Arial" w:cs="Arial"/>
            <w:sz w:val="24"/>
            <w:szCs w:val="24"/>
          </w:rPr>
          <w:t>s</w:t>
        </w:r>
      </w:ins>
      <w:r w:rsidR="009D7B2B">
        <w:rPr>
          <w:rFonts w:ascii="Arial" w:hAnsi="Arial" w:cs="Arial"/>
          <w:sz w:val="24"/>
          <w:szCs w:val="24"/>
        </w:rPr>
        <w:t xml:space="preserve"> </w:t>
      </w:r>
      <w:ins w:id="104" w:author="Trichur Vidyasagar" w:date="2017-10-27T09:17:00Z">
        <w:r w:rsidR="001A5319">
          <w:rPr>
            <w:rFonts w:ascii="Arial" w:hAnsi="Arial" w:cs="Arial"/>
            <w:sz w:val="24"/>
            <w:szCs w:val="24"/>
          </w:rPr>
          <w:t xml:space="preserve">at at least one </w:t>
        </w:r>
      </w:ins>
      <w:del w:id="105" w:author="Trichur Vidyasagar" w:date="2017-10-27T09:16:00Z">
        <w:r w:rsidR="009D7B2B" w:rsidDel="00FE7004">
          <w:rPr>
            <w:rFonts w:ascii="Arial" w:hAnsi="Arial" w:cs="Arial"/>
            <w:sz w:val="24"/>
            <w:szCs w:val="24"/>
          </w:rPr>
          <w:delText xml:space="preserve">in the </w:delText>
        </w:r>
      </w:del>
      <w:r w:rsidR="009D7B2B">
        <w:rPr>
          <w:rFonts w:ascii="Arial" w:hAnsi="Arial" w:cs="Arial"/>
          <w:sz w:val="24"/>
          <w:szCs w:val="24"/>
        </w:rPr>
        <w:t xml:space="preserve">order of </w:t>
      </w:r>
      <w:ins w:id="106" w:author="Trichur Vidyasagar" w:date="2017-10-27T09:16:00Z">
        <w:r w:rsidR="001A5319">
          <w:rPr>
            <w:rFonts w:ascii="Arial" w:hAnsi="Arial" w:cs="Arial"/>
            <w:sz w:val="24"/>
            <w:szCs w:val="24"/>
          </w:rPr>
          <w:t>mag</w:t>
        </w:r>
        <w:r w:rsidR="00FE7004">
          <w:rPr>
            <w:rFonts w:ascii="Arial" w:hAnsi="Arial" w:cs="Arial"/>
            <w:sz w:val="24"/>
            <w:szCs w:val="24"/>
          </w:rPr>
          <w:t xml:space="preserve">nitude </w:t>
        </w:r>
        <w:r w:rsidR="001A5319">
          <w:rPr>
            <w:rFonts w:ascii="Arial" w:hAnsi="Arial" w:cs="Arial"/>
            <w:sz w:val="24"/>
            <w:szCs w:val="24"/>
          </w:rPr>
          <w:t>higher resolution,</w:t>
        </w:r>
      </w:ins>
      <w:del w:id="107" w:author="Trichur Vidyasagar" w:date="2017-10-27T09:17:00Z">
        <w:r w:rsidR="009D7B2B" w:rsidDel="001A5319">
          <w:rPr>
            <w:rFonts w:ascii="Arial" w:hAnsi="Arial" w:cs="Arial"/>
            <w:sz w:val="24"/>
            <w:szCs w:val="24"/>
          </w:rPr>
          <w:delText>micrometres</w:delText>
        </w:r>
      </w:del>
      <w:r w:rsidR="009D7B2B">
        <w:rPr>
          <w:rFonts w:ascii="Arial" w:hAnsi="Arial" w:cs="Arial"/>
          <w:sz w:val="24"/>
          <w:szCs w:val="24"/>
        </w:rPr>
        <w:t xml:space="preserve"> </w:t>
      </w:r>
      <w:del w:id="108" w:author="Trichur Vidyasagar" w:date="2017-10-27T09:17:00Z">
        <w:r w:rsidR="009D7B2B" w:rsidDel="001A5319">
          <w:rPr>
            <w:rFonts w:ascii="Arial" w:hAnsi="Arial" w:cs="Arial"/>
            <w:sz w:val="24"/>
            <w:szCs w:val="24"/>
          </w:rPr>
          <w:delText xml:space="preserve">which </w:delText>
        </w:r>
      </w:del>
      <w:r w:rsidR="009D7B2B">
        <w:rPr>
          <w:rFonts w:ascii="Arial" w:hAnsi="Arial" w:cs="Arial"/>
          <w:sz w:val="24"/>
          <w:szCs w:val="24"/>
        </w:rPr>
        <w:t>allow</w:t>
      </w:r>
      <w:ins w:id="109" w:author="Trichur Vidyasagar" w:date="2017-10-27T09:17:00Z">
        <w:r w:rsidR="001A5319">
          <w:rPr>
            <w:rFonts w:ascii="Arial" w:hAnsi="Arial" w:cs="Arial"/>
            <w:sz w:val="24"/>
            <w:szCs w:val="24"/>
          </w:rPr>
          <w:t>ing</w:t>
        </w:r>
      </w:ins>
      <w:del w:id="110" w:author="Trichur Vidyasagar" w:date="2017-10-27T09:17:00Z">
        <w:r w:rsidR="009D7B2B" w:rsidDel="001A5319">
          <w:rPr>
            <w:rFonts w:ascii="Arial" w:hAnsi="Arial" w:cs="Arial"/>
            <w:sz w:val="24"/>
            <w:szCs w:val="24"/>
          </w:rPr>
          <w:delText>s</w:delText>
        </w:r>
      </w:del>
      <w:r w:rsidR="009D7B2B">
        <w:rPr>
          <w:rFonts w:ascii="Arial" w:hAnsi="Arial" w:cs="Arial"/>
          <w:sz w:val="24"/>
          <w:szCs w:val="24"/>
        </w:rPr>
        <w:t xml:space="preserve"> us to visualize the </w:t>
      </w:r>
      <w:r w:rsidR="009D7B2B">
        <w:rPr>
          <w:rFonts w:ascii="Arial" w:hAnsi="Arial" w:cs="Arial"/>
          <w:sz w:val="24"/>
          <w:szCs w:val="24"/>
        </w:rPr>
        <w:lastRenderedPageBreak/>
        <w:t>organization of neuronal a</w:t>
      </w:r>
      <w:r w:rsidR="0083761C">
        <w:rPr>
          <w:rFonts w:ascii="Arial" w:hAnsi="Arial" w:cs="Arial"/>
          <w:sz w:val="24"/>
          <w:szCs w:val="24"/>
        </w:rPr>
        <w:t>ctivity at the scale of cortical columns</w:t>
      </w:r>
      <w:r w:rsidR="009D7B2B">
        <w:rPr>
          <w:rFonts w:ascii="Arial" w:hAnsi="Arial" w:cs="Arial"/>
          <w:sz w:val="24"/>
          <w:szCs w:val="24"/>
        </w:rPr>
        <w:t xml:space="preserve">. </w:t>
      </w:r>
      <w:ins w:id="111" w:author="Trichur Vidyasagar" w:date="2017-10-27T09:17:00Z">
        <w:r w:rsidR="001A5319">
          <w:rPr>
            <w:rFonts w:ascii="Arial" w:hAnsi="Arial" w:cs="Arial"/>
            <w:sz w:val="24"/>
            <w:szCs w:val="24"/>
          </w:rPr>
          <w:t xml:space="preserve">So, </w:t>
        </w:r>
      </w:ins>
      <w:r w:rsidR="009D7B2B">
        <w:rPr>
          <w:rFonts w:ascii="Arial" w:hAnsi="Arial" w:cs="Arial"/>
          <w:sz w:val="24"/>
          <w:szCs w:val="24"/>
        </w:rPr>
        <w:t>O</w:t>
      </w:r>
      <w:ins w:id="112" w:author="Trichur Vidyasagar" w:date="2017-10-27T09:17:00Z">
        <w:r w:rsidR="001A5319">
          <w:rPr>
            <w:rFonts w:ascii="Arial" w:hAnsi="Arial" w:cs="Arial"/>
            <w:sz w:val="24"/>
            <w:szCs w:val="24"/>
          </w:rPr>
          <w:t xml:space="preserve">ptical imaging </w:t>
        </w:r>
      </w:ins>
      <w:del w:id="113" w:author="Trichur Vidyasagar" w:date="2017-10-27T09:17:00Z">
        <w:r w:rsidR="009D7B2B" w:rsidDel="001A5319">
          <w:rPr>
            <w:rFonts w:ascii="Arial" w:hAnsi="Arial" w:cs="Arial"/>
            <w:sz w:val="24"/>
            <w:szCs w:val="24"/>
          </w:rPr>
          <w:delText xml:space="preserve">I </w:delText>
        </w:r>
      </w:del>
      <w:r w:rsidR="009D7B2B">
        <w:rPr>
          <w:rFonts w:ascii="Arial" w:hAnsi="Arial" w:cs="Arial"/>
          <w:sz w:val="24"/>
          <w:szCs w:val="24"/>
        </w:rPr>
        <w:t xml:space="preserve">was used to image the </w:t>
      </w:r>
      <w:ins w:id="114" w:author="Trichur Vidyasagar" w:date="2017-10-27T09:17:00Z">
        <w:r w:rsidR="001A5319">
          <w:rPr>
            <w:rFonts w:ascii="Arial" w:hAnsi="Arial" w:cs="Arial"/>
            <w:sz w:val="24"/>
            <w:szCs w:val="24"/>
          </w:rPr>
          <w:t xml:space="preserve">functional activity of the </w:t>
        </w:r>
      </w:ins>
      <w:r w:rsidR="009D7B2B">
        <w:rPr>
          <w:rFonts w:ascii="Arial" w:hAnsi="Arial" w:cs="Arial"/>
          <w:sz w:val="24"/>
          <w:szCs w:val="24"/>
        </w:rPr>
        <w:t xml:space="preserve">macaque primary visual cortex. </w:t>
      </w:r>
    </w:p>
    <w:p w14:paraId="21115B10" w14:textId="77777777" w:rsidR="00425AAD" w:rsidRPr="00E20652" w:rsidRDefault="00425AAD" w:rsidP="008B6B05">
      <w:pPr>
        <w:spacing w:line="480" w:lineRule="auto"/>
        <w:rPr>
          <w:rFonts w:ascii="Arial" w:hAnsi="Arial" w:cs="Arial"/>
          <w:b/>
          <w:sz w:val="28"/>
          <w:szCs w:val="28"/>
        </w:rPr>
      </w:pPr>
      <w:r w:rsidRPr="00E20652">
        <w:rPr>
          <w:rFonts w:ascii="Arial" w:hAnsi="Arial" w:cs="Arial"/>
          <w:b/>
          <w:sz w:val="28"/>
          <w:szCs w:val="28"/>
        </w:rPr>
        <w:t>The apparatus</w:t>
      </w:r>
    </w:p>
    <w:p w14:paraId="31DF4B0E" w14:textId="1EB4B71A" w:rsidR="009D7B2B" w:rsidRPr="009D7B2B" w:rsidRDefault="009D7B2B" w:rsidP="008B6B05">
      <w:pPr>
        <w:spacing w:line="480" w:lineRule="auto"/>
        <w:rPr>
          <w:rFonts w:ascii="Arial" w:hAnsi="Arial" w:cs="Arial"/>
          <w:sz w:val="24"/>
          <w:szCs w:val="24"/>
        </w:rPr>
      </w:pPr>
      <w:r>
        <w:rPr>
          <w:rFonts w:ascii="Arial" w:hAnsi="Arial" w:cs="Arial"/>
          <w:sz w:val="24"/>
          <w:szCs w:val="24"/>
        </w:rPr>
        <w:t xml:space="preserve">In order to acquire OI maps of the primary visual cortex, </w:t>
      </w:r>
      <w:r w:rsidR="00B63540">
        <w:rPr>
          <w:rFonts w:ascii="Arial" w:hAnsi="Arial" w:cs="Arial"/>
          <w:sz w:val="24"/>
          <w:szCs w:val="24"/>
        </w:rPr>
        <w:t xml:space="preserve">first, a tandem lens macroscope was attached to a slow-scanning CCD camera. </w:t>
      </w:r>
      <w:r w:rsidR="0002573E">
        <w:rPr>
          <w:rFonts w:ascii="Arial" w:hAnsi="Arial" w:cs="Arial"/>
          <w:sz w:val="24"/>
          <w:szCs w:val="24"/>
        </w:rPr>
        <w:t>A light source is used to provide illumination for the duration of the imaging and the acquired frames were converted into a digital signal using an analog to digital converter. The spe</w:t>
      </w:r>
      <w:r w:rsidR="00843B2D">
        <w:rPr>
          <w:rFonts w:ascii="Arial" w:hAnsi="Arial" w:cs="Arial"/>
          <w:sz w:val="24"/>
          <w:szCs w:val="24"/>
        </w:rPr>
        <w:t>cifications of these equipment</w:t>
      </w:r>
      <w:ins w:id="115" w:author="Trichur Vidyasagar" w:date="2017-10-27T09:15:00Z">
        <w:r w:rsidR="00FE7004">
          <w:rPr>
            <w:rFonts w:ascii="Arial" w:hAnsi="Arial" w:cs="Arial"/>
            <w:sz w:val="24"/>
            <w:szCs w:val="24"/>
          </w:rPr>
          <w:t>s</w:t>
        </w:r>
      </w:ins>
      <w:r w:rsidR="00843B2D">
        <w:rPr>
          <w:rFonts w:ascii="Arial" w:hAnsi="Arial" w:cs="Arial"/>
          <w:sz w:val="24"/>
          <w:szCs w:val="24"/>
        </w:rPr>
        <w:t xml:space="preserve"> are detailed below</w:t>
      </w:r>
      <w:r w:rsidR="0002573E">
        <w:rPr>
          <w:rFonts w:ascii="Arial" w:hAnsi="Arial" w:cs="Arial"/>
          <w:sz w:val="24"/>
          <w:szCs w:val="24"/>
        </w:rPr>
        <w:t>.</w:t>
      </w:r>
    </w:p>
    <w:p w14:paraId="5E4F348C" w14:textId="77777777" w:rsidR="00425AAD" w:rsidRPr="00E20652" w:rsidRDefault="00425AAD" w:rsidP="008B6B05">
      <w:pPr>
        <w:spacing w:line="480" w:lineRule="auto"/>
        <w:rPr>
          <w:rFonts w:ascii="Arial" w:hAnsi="Arial" w:cs="Arial"/>
          <w:b/>
          <w:sz w:val="24"/>
          <w:szCs w:val="24"/>
        </w:rPr>
      </w:pPr>
      <w:r w:rsidRPr="00E20652">
        <w:rPr>
          <w:rFonts w:ascii="Arial" w:hAnsi="Arial" w:cs="Arial"/>
          <w:b/>
          <w:sz w:val="24"/>
          <w:szCs w:val="24"/>
        </w:rPr>
        <w:t>Macroscope and camera</w:t>
      </w:r>
    </w:p>
    <w:p w14:paraId="1F9FBE3F" w14:textId="5229CF13" w:rsidR="00597A79" w:rsidRDefault="0083761C" w:rsidP="004020E2">
      <w:pPr>
        <w:spacing w:line="480" w:lineRule="auto"/>
        <w:rPr>
          <w:rFonts w:ascii="Arial" w:hAnsi="Arial" w:cs="Arial"/>
          <w:sz w:val="24"/>
          <w:szCs w:val="24"/>
        </w:rPr>
      </w:pPr>
      <w:r w:rsidRPr="00A82B1C">
        <w:rPr>
          <w:rFonts w:ascii="Arial" w:hAnsi="Arial" w:cs="Arial"/>
          <w:sz w:val="24"/>
          <w:szCs w:val="24"/>
        </w:rPr>
        <w:t xml:space="preserve">A tandem lens macroscope was constructed by </w:t>
      </w:r>
      <w:r w:rsidR="00B63540" w:rsidRPr="00A82B1C">
        <w:rPr>
          <w:rFonts w:ascii="Arial" w:hAnsi="Arial" w:cs="Arial"/>
          <w:sz w:val="24"/>
          <w:szCs w:val="24"/>
        </w:rPr>
        <w:t>arranging</w:t>
      </w:r>
      <w:r w:rsidR="00B63540">
        <w:rPr>
          <w:rFonts w:ascii="Arial" w:hAnsi="Arial" w:cs="Arial"/>
          <w:sz w:val="24"/>
          <w:szCs w:val="24"/>
        </w:rPr>
        <w:t xml:space="preserve"> two camera lenses</w:t>
      </w:r>
      <w:r>
        <w:rPr>
          <w:rFonts w:ascii="Arial" w:hAnsi="Arial" w:cs="Arial"/>
          <w:sz w:val="24"/>
          <w:szCs w:val="24"/>
        </w:rPr>
        <w:t xml:space="preserve"> (</w:t>
      </w:r>
      <w:r w:rsidR="00974D08">
        <w:rPr>
          <w:rFonts w:ascii="Arial" w:hAnsi="Arial" w:cs="Arial"/>
          <w:sz w:val="24"/>
          <w:szCs w:val="24"/>
        </w:rPr>
        <w:t>Pentax lenses, f= 50mm</w:t>
      </w:r>
      <w:r>
        <w:rPr>
          <w:rFonts w:ascii="Arial" w:hAnsi="Arial" w:cs="Arial"/>
          <w:sz w:val="24"/>
          <w:szCs w:val="24"/>
        </w:rPr>
        <w:t>)</w:t>
      </w:r>
      <w:r w:rsidR="00B63540">
        <w:rPr>
          <w:rFonts w:ascii="Arial" w:hAnsi="Arial" w:cs="Arial"/>
          <w:sz w:val="24"/>
          <w:szCs w:val="24"/>
        </w:rPr>
        <w:t xml:space="preserve"> end-to-end</w:t>
      </w:r>
      <w:r>
        <w:rPr>
          <w:rFonts w:ascii="Arial" w:hAnsi="Arial" w:cs="Arial"/>
          <w:sz w:val="24"/>
          <w:szCs w:val="24"/>
        </w:rPr>
        <w:t xml:space="preserve">. This macroscope </w:t>
      </w:r>
      <w:r w:rsidR="00B63540">
        <w:rPr>
          <w:rFonts w:ascii="Arial" w:hAnsi="Arial" w:cs="Arial"/>
          <w:sz w:val="24"/>
          <w:szCs w:val="24"/>
        </w:rPr>
        <w:t>had a shallow depth of field</w:t>
      </w:r>
      <w:r>
        <w:rPr>
          <w:rFonts w:ascii="Arial" w:hAnsi="Arial" w:cs="Arial"/>
          <w:sz w:val="24"/>
          <w:szCs w:val="24"/>
        </w:rPr>
        <w:t xml:space="preserve"> which allowed us to focus at </w:t>
      </w:r>
      <w:ins w:id="116" w:author="Trichur Vidyasagar" w:date="2017-10-27T09:18:00Z">
        <w:r w:rsidR="001A5319">
          <w:rPr>
            <w:rFonts w:ascii="Arial" w:hAnsi="Arial" w:cs="Arial"/>
            <w:sz w:val="24"/>
            <w:szCs w:val="24"/>
          </w:rPr>
          <w:t xml:space="preserve">a </w:t>
        </w:r>
      </w:ins>
      <w:r>
        <w:rPr>
          <w:rFonts w:ascii="Arial" w:hAnsi="Arial" w:cs="Arial"/>
          <w:sz w:val="24"/>
          <w:szCs w:val="24"/>
        </w:rPr>
        <w:t>specific depth below the surface of the cortex. In this manner, we</w:t>
      </w:r>
      <w:r w:rsidR="00792F32">
        <w:rPr>
          <w:rFonts w:ascii="Arial" w:hAnsi="Arial" w:cs="Arial"/>
          <w:sz w:val="24"/>
          <w:szCs w:val="24"/>
        </w:rPr>
        <w:t xml:space="preserve"> acquire</w:t>
      </w:r>
      <w:r>
        <w:rPr>
          <w:rFonts w:ascii="Arial" w:hAnsi="Arial" w:cs="Arial"/>
          <w:sz w:val="24"/>
          <w:szCs w:val="24"/>
        </w:rPr>
        <w:t>d</w:t>
      </w:r>
      <w:r w:rsidR="00792F32">
        <w:rPr>
          <w:rFonts w:ascii="Arial" w:hAnsi="Arial" w:cs="Arial"/>
          <w:sz w:val="24"/>
          <w:szCs w:val="24"/>
        </w:rPr>
        <w:t xml:space="preserve"> the blood flow changes related to the neuronal activity</w:t>
      </w:r>
      <w:r>
        <w:rPr>
          <w:rFonts w:ascii="Arial" w:hAnsi="Arial" w:cs="Arial"/>
          <w:sz w:val="24"/>
          <w:szCs w:val="24"/>
        </w:rPr>
        <w:t xml:space="preserve"> </w:t>
      </w:r>
      <w:ins w:id="117" w:author="Trichur Vidyasagar" w:date="2017-10-27T09:18:00Z">
        <w:r w:rsidR="001A5319">
          <w:rPr>
            <w:rFonts w:ascii="Arial" w:hAnsi="Arial" w:cs="Arial"/>
            <w:sz w:val="24"/>
            <w:szCs w:val="24"/>
          </w:rPr>
          <w:t>at</w:t>
        </w:r>
      </w:ins>
      <w:del w:id="118" w:author="Trichur Vidyasagar" w:date="2017-10-27T09:18:00Z">
        <w:r w:rsidDel="001A5319">
          <w:rPr>
            <w:rFonts w:ascii="Arial" w:hAnsi="Arial" w:cs="Arial"/>
            <w:sz w:val="24"/>
            <w:szCs w:val="24"/>
          </w:rPr>
          <w:delText>in</w:delText>
        </w:r>
      </w:del>
      <w:r>
        <w:rPr>
          <w:rFonts w:ascii="Arial" w:hAnsi="Arial" w:cs="Arial"/>
          <w:sz w:val="24"/>
          <w:szCs w:val="24"/>
        </w:rPr>
        <w:t xml:space="preserve"> the </w:t>
      </w:r>
      <w:del w:id="119" w:author="Trichur Vidyasagar" w:date="2017-10-27T09:19:00Z">
        <w:r w:rsidDel="001A5319">
          <w:rPr>
            <w:rFonts w:ascii="Arial" w:hAnsi="Arial" w:cs="Arial"/>
            <w:sz w:val="24"/>
            <w:szCs w:val="24"/>
          </w:rPr>
          <w:delText xml:space="preserve">layer </w:delText>
        </w:r>
      </w:del>
      <w:ins w:id="120" w:author="Trichur Vidyasagar" w:date="2017-10-27T09:19:00Z">
        <w:r w:rsidR="001A5319">
          <w:rPr>
            <w:rFonts w:ascii="Arial" w:hAnsi="Arial" w:cs="Arial"/>
            <w:sz w:val="24"/>
            <w:szCs w:val="24"/>
          </w:rPr>
          <w:t xml:space="preserve">depth </w:t>
        </w:r>
      </w:ins>
      <w:r>
        <w:rPr>
          <w:rFonts w:ascii="Arial" w:hAnsi="Arial" w:cs="Arial"/>
          <w:sz w:val="24"/>
          <w:szCs w:val="24"/>
        </w:rPr>
        <w:t xml:space="preserve">where the lens </w:t>
      </w:r>
      <w:r w:rsidRPr="00A82B1C">
        <w:rPr>
          <w:rFonts w:ascii="Arial" w:hAnsi="Arial" w:cs="Arial"/>
          <w:sz w:val="24"/>
          <w:szCs w:val="24"/>
        </w:rPr>
        <w:t>was focused. The macroscope was</w:t>
      </w:r>
      <w:r w:rsidR="00792F32" w:rsidRPr="00A82B1C">
        <w:rPr>
          <w:rFonts w:ascii="Arial" w:hAnsi="Arial" w:cs="Arial"/>
          <w:sz w:val="24"/>
          <w:szCs w:val="24"/>
        </w:rPr>
        <w:t xml:space="preserve"> connected to a slow scan CCD camera (</w:t>
      </w:r>
      <w:r w:rsidR="00974D08" w:rsidRPr="00A82B1C">
        <w:rPr>
          <w:rFonts w:ascii="Arial" w:hAnsi="Arial" w:cs="Arial"/>
          <w:sz w:val="24"/>
          <w:szCs w:val="24"/>
        </w:rPr>
        <w:t xml:space="preserve">Teli CS 8310B; </w:t>
      </w:r>
      <w:r w:rsidR="00792F32" w:rsidRPr="00A82B1C">
        <w:rPr>
          <w:rFonts w:ascii="Arial" w:hAnsi="Arial" w:cs="Arial"/>
          <w:sz w:val="24"/>
          <w:szCs w:val="24"/>
        </w:rPr>
        <w:t>Ts’o et al., 1990</w:t>
      </w:r>
      <w:r w:rsidR="00974D08" w:rsidRPr="00A82B1C">
        <w:rPr>
          <w:rFonts w:ascii="Arial" w:hAnsi="Arial" w:cs="Arial"/>
          <w:sz w:val="24"/>
          <w:szCs w:val="24"/>
        </w:rPr>
        <w:t>)</w:t>
      </w:r>
      <w:r w:rsidR="004020E2" w:rsidRPr="00A82B1C">
        <w:rPr>
          <w:rFonts w:ascii="Arial" w:hAnsi="Arial" w:cs="Arial"/>
          <w:sz w:val="24"/>
          <w:szCs w:val="24"/>
        </w:rPr>
        <w:t xml:space="preserve"> which acquired</w:t>
      </w:r>
      <w:r w:rsidR="004020E2">
        <w:rPr>
          <w:rFonts w:ascii="Arial" w:hAnsi="Arial" w:cs="Arial"/>
          <w:sz w:val="24"/>
          <w:szCs w:val="24"/>
        </w:rPr>
        <w:t xml:space="preserve"> and transmitted images to the imaging system (</w:t>
      </w:r>
      <w:r w:rsidR="004020E2" w:rsidRPr="004020E2">
        <w:rPr>
          <w:rFonts w:ascii="Arial" w:hAnsi="Arial" w:cs="Arial"/>
          <w:sz w:val="24"/>
          <w:szCs w:val="24"/>
        </w:rPr>
        <w:t xml:space="preserve">VDAQ Imager </w:t>
      </w:r>
      <w:r w:rsidR="001E489C">
        <w:rPr>
          <w:rFonts w:ascii="Arial" w:hAnsi="Arial" w:cs="Arial"/>
          <w:sz w:val="24"/>
          <w:szCs w:val="24"/>
        </w:rPr>
        <w:t>3</w:t>
      </w:r>
      <w:r w:rsidR="004020E2" w:rsidRPr="004020E2">
        <w:rPr>
          <w:rFonts w:ascii="Arial" w:hAnsi="Arial" w:cs="Arial"/>
          <w:sz w:val="24"/>
          <w:szCs w:val="24"/>
        </w:rPr>
        <w:t>001, Optical Imaging,</w:t>
      </w:r>
      <w:r w:rsidR="004020E2">
        <w:rPr>
          <w:rFonts w:ascii="Arial" w:hAnsi="Arial" w:cs="Arial"/>
          <w:sz w:val="24"/>
          <w:szCs w:val="24"/>
        </w:rPr>
        <w:t xml:space="preserve"> </w:t>
      </w:r>
      <w:r w:rsidR="004020E2" w:rsidRPr="004020E2">
        <w:rPr>
          <w:rFonts w:ascii="Arial" w:hAnsi="Arial" w:cs="Arial"/>
          <w:sz w:val="24"/>
          <w:szCs w:val="24"/>
        </w:rPr>
        <w:t>Rochester, NY</w:t>
      </w:r>
      <w:r w:rsidR="004020E2">
        <w:rPr>
          <w:rFonts w:ascii="Arial" w:hAnsi="Arial" w:cs="Arial"/>
          <w:sz w:val="24"/>
          <w:szCs w:val="24"/>
        </w:rPr>
        <w:t>)</w:t>
      </w:r>
      <w:r w:rsidR="00597A79">
        <w:rPr>
          <w:rFonts w:ascii="Arial" w:hAnsi="Arial" w:cs="Arial"/>
          <w:sz w:val="24"/>
          <w:szCs w:val="24"/>
        </w:rPr>
        <w:t>.</w:t>
      </w:r>
      <w:r w:rsidR="00792F32">
        <w:rPr>
          <w:rFonts w:ascii="Arial" w:hAnsi="Arial" w:cs="Arial"/>
          <w:sz w:val="24"/>
          <w:szCs w:val="24"/>
        </w:rPr>
        <w:t xml:space="preserve"> </w:t>
      </w:r>
    </w:p>
    <w:p w14:paraId="4E523321" w14:textId="77777777" w:rsidR="00425AAD" w:rsidRPr="00E20652" w:rsidRDefault="00425AAD" w:rsidP="008B6B05">
      <w:pPr>
        <w:spacing w:line="480" w:lineRule="auto"/>
        <w:rPr>
          <w:rFonts w:ascii="Arial" w:hAnsi="Arial" w:cs="Arial"/>
          <w:b/>
          <w:sz w:val="24"/>
          <w:szCs w:val="24"/>
        </w:rPr>
      </w:pPr>
      <w:r w:rsidRPr="00E20652">
        <w:rPr>
          <w:rFonts w:ascii="Arial" w:hAnsi="Arial" w:cs="Arial"/>
          <w:b/>
          <w:sz w:val="24"/>
          <w:szCs w:val="24"/>
        </w:rPr>
        <w:t>The chamber</w:t>
      </w:r>
    </w:p>
    <w:p w14:paraId="42805453" w14:textId="28F9DB07" w:rsidR="002F7192" w:rsidRPr="00746923" w:rsidRDefault="00746923" w:rsidP="008B6B05">
      <w:pPr>
        <w:spacing w:line="480" w:lineRule="auto"/>
        <w:rPr>
          <w:rFonts w:ascii="Arial" w:hAnsi="Arial" w:cs="Arial"/>
          <w:sz w:val="24"/>
          <w:szCs w:val="24"/>
        </w:rPr>
      </w:pPr>
      <w:r>
        <w:rPr>
          <w:rFonts w:ascii="Arial" w:hAnsi="Arial" w:cs="Arial"/>
          <w:sz w:val="24"/>
          <w:szCs w:val="24"/>
        </w:rPr>
        <w:t xml:space="preserve">As the images were acquired </w:t>
      </w:r>
      <w:r w:rsidRPr="00746923">
        <w:rPr>
          <w:rFonts w:ascii="Arial" w:hAnsi="Arial" w:cs="Arial"/>
          <w:i/>
          <w:sz w:val="24"/>
          <w:szCs w:val="24"/>
        </w:rPr>
        <w:t>in-vivo</w:t>
      </w:r>
      <w:r>
        <w:rPr>
          <w:rFonts w:ascii="Arial" w:hAnsi="Arial" w:cs="Arial"/>
          <w:sz w:val="24"/>
          <w:szCs w:val="24"/>
        </w:rPr>
        <w:t xml:space="preserve"> in an anaesthetized macaque, there was the possibility of the image being contaminated by movement artefacts caused by the animal’s respiration and </w:t>
      </w:r>
      <w:r w:rsidR="004020E2">
        <w:rPr>
          <w:rFonts w:ascii="Arial" w:hAnsi="Arial" w:cs="Arial"/>
          <w:sz w:val="24"/>
          <w:szCs w:val="24"/>
        </w:rPr>
        <w:t>heartbeat. To reduce this</w:t>
      </w:r>
      <w:r>
        <w:rPr>
          <w:rFonts w:ascii="Arial" w:hAnsi="Arial" w:cs="Arial"/>
          <w:sz w:val="24"/>
          <w:szCs w:val="24"/>
        </w:rPr>
        <w:t xml:space="preserve">, a </w:t>
      </w:r>
      <w:r w:rsidR="004020E2">
        <w:rPr>
          <w:rFonts w:ascii="Arial" w:hAnsi="Arial" w:cs="Arial"/>
          <w:sz w:val="24"/>
          <w:szCs w:val="24"/>
        </w:rPr>
        <w:t xml:space="preserve">metal </w:t>
      </w:r>
      <w:r>
        <w:rPr>
          <w:rFonts w:ascii="Arial" w:hAnsi="Arial" w:cs="Arial"/>
          <w:sz w:val="24"/>
          <w:szCs w:val="24"/>
        </w:rPr>
        <w:t xml:space="preserve">chamber </w:t>
      </w:r>
      <w:r w:rsidR="004020E2">
        <w:rPr>
          <w:rFonts w:ascii="Arial" w:hAnsi="Arial" w:cs="Arial"/>
          <w:sz w:val="24"/>
          <w:szCs w:val="24"/>
        </w:rPr>
        <w:t xml:space="preserve">(diameter= 10 mm) </w:t>
      </w:r>
      <w:r>
        <w:rPr>
          <w:rFonts w:ascii="Arial" w:hAnsi="Arial" w:cs="Arial"/>
          <w:sz w:val="24"/>
          <w:szCs w:val="24"/>
        </w:rPr>
        <w:t>was placed on the skull surrounding the exposed cortical area. It was sealed in place using dental cement</w:t>
      </w:r>
      <w:r w:rsidR="004020E2">
        <w:rPr>
          <w:rFonts w:ascii="Arial" w:hAnsi="Arial" w:cs="Arial"/>
          <w:sz w:val="24"/>
          <w:szCs w:val="24"/>
        </w:rPr>
        <w:t xml:space="preserve"> (</w:t>
      </w:r>
      <w:r w:rsidR="004020E2" w:rsidRPr="004020E2">
        <w:rPr>
          <w:rFonts w:ascii="Arial" w:hAnsi="Arial" w:cs="Arial"/>
          <w:sz w:val="24"/>
          <w:szCs w:val="24"/>
        </w:rPr>
        <w:t>Dentimex VA, Netherlands</w:t>
      </w:r>
      <w:r w:rsidR="004020E2">
        <w:rPr>
          <w:rFonts w:ascii="Arial" w:hAnsi="Arial" w:cs="Arial"/>
          <w:sz w:val="24"/>
          <w:szCs w:val="24"/>
        </w:rPr>
        <w:t>)</w:t>
      </w:r>
      <w:r>
        <w:rPr>
          <w:rFonts w:ascii="Arial" w:hAnsi="Arial" w:cs="Arial"/>
          <w:sz w:val="24"/>
          <w:szCs w:val="24"/>
        </w:rPr>
        <w:t xml:space="preserve"> and ensured that no leaks were </w:t>
      </w:r>
      <w:r>
        <w:rPr>
          <w:rFonts w:ascii="Arial" w:hAnsi="Arial" w:cs="Arial"/>
          <w:sz w:val="24"/>
          <w:szCs w:val="24"/>
        </w:rPr>
        <w:lastRenderedPageBreak/>
        <w:t xml:space="preserve">present. </w:t>
      </w:r>
      <w:r w:rsidR="004E75E7">
        <w:rPr>
          <w:rFonts w:ascii="Arial" w:hAnsi="Arial" w:cs="Arial"/>
          <w:sz w:val="24"/>
          <w:szCs w:val="24"/>
        </w:rPr>
        <w:t xml:space="preserve">Once the chamber was fixed to the skull, it was filled with Silicone oil (Polydimethylsiloxane 200 fluid, viscosity 50 cSt, Sigma-Aldrich, Inc., USA) and sealed with a coverslip. </w:t>
      </w:r>
      <w:r w:rsidR="00843B2D">
        <w:rPr>
          <w:rFonts w:ascii="Arial" w:hAnsi="Arial" w:cs="Arial"/>
          <w:sz w:val="24"/>
          <w:szCs w:val="24"/>
        </w:rPr>
        <w:t>I</w:t>
      </w:r>
      <w:r w:rsidR="004E75E7">
        <w:rPr>
          <w:rFonts w:ascii="Arial" w:hAnsi="Arial" w:cs="Arial"/>
          <w:sz w:val="24"/>
          <w:szCs w:val="24"/>
        </w:rPr>
        <w:t>n the macaque, due to the angle of the</w:t>
      </w:r>
      <w:r w:rsidR="0043335F">
        <w:rPr>
          <w:rFonts w:ascii="Arial" w:hAnsi="Arial" w:cs="Arial"/>
          <w:sz w:val="24"/>
          <w:szCs w:val="24"/>
        </w:rPr>
        <w:t xml:space="preserve"> imaged area, we used a </w:t>
      </w:r>
      <w:r w:rsidR="004E75E7">
        <w:rPr>
          <w:rFonts w:ascii="Arial" w:hAnsi="Arial" w:cs="Arial"/>
          <w:sz w:val="24"/>
          <w:szCs w:val="24"/>
        </w:rPr>
        <w:t>metal chamber without the metal pipes</w:t>
      </w:r>
      <w:r w:rsidR="00843B2D">
        <w:rPr>
          <w:rFonts w:ascii="Arial" w:hAnsi="Arial" w:cs="Arial"/>
          <w:sz w:val="24"/>
          <w:szCs w:val="24"/>
        </w:rPr>
        <w:t xml:space="preserve"> traditionally used to fill the chamber</w:t>
      </w:r>
      <w:r w:rsidR="004E75E7">
        <w:rPr>
          <w:rFonts w:ascii="Arial" w:hAnsi="Arial" w:cs="Arial"/>
          <w:sz w:val="24"/>
          <w:szCs w:val="24"/>
        </w:rPr>
        <w:t xml:space="preserve">. The cylinder was overfilled with Silicone oil and the coverslip tightened. Where bubbles were present, the process was repeated until a </w:t>
      </w:r>
      <w:r w:rsidR="00843B2D">
        <w:rPr>
          <w:rFonts w:ascii="Arial" w:hAnsi="Arial" w:cs="Arial"/>
          <w:sz w:val="24"/>
          <w:szCs w:val="24"/>
        </w:rPr>
        <w:t>clear view of the cortex</w:t>
      </w:r>
      <w:r w:rsidR="004E75E7">
        <w:rPr>
          <w:rFonts w:ascii="Arial" w:hAnsi="Arial" w:cs="Arial"/>
          <w:sz w:val="24"/>
          <w:szCs w:val="24"/>
        </w:rPr>
        <w:t xml:space="preserve"> </w:t>
      </w:r>
      <w:ins w:id="121" w:author="Trichur Vidyasagar" w:date="2017-10-27T09:19:00Z">
        <w:r w:rsidR="001A5319">
          <w:rPr>
            <w:rFonts w:ascii="Arial" w:hAnsi="Arial" w:cs="Arial"/>
            <w:sz w:val="24"/>
            <w:szCs w:val="24"/>
          </w:rPr>
          <w:t xml:space="preserve">was </w:t>
        </w:r>
      </w:ins>
      <w:r w:rsidR="004E75E7">
        <w:rPr>
          <w:rFonts w:ascii="Arial" w:hAnsi="Arial" w:cs="Arial"/>
          <w:sz w:val="24"/>
          <w:szCs w:val="24"/>
        </w:rPr>
        <w:t>achieved.</w:t>
      </w:r>
    </w:p>
    <w:p w14:paraId="502FDE1A" w14:textId="77777777" w:rsidR="00425AAD" w:rsidRPr="00E20652" w:rsidRDefault="00425AAD" w:rsidP="008B6B05">
      <w:pPr>
        <w:spacing w:line="480" w:lineRule="auto"/>
        <w:rPr>
          <w:rFonts w:ascii="Arial" w:hAnsi="Arial" w:cs="Arial"/>
          <w:b/>
          <w:sz w:val="24"/>
          <w:szCs w:val="24"/>
        </w:rPr>
      </w:pPr>
      <w:r w:rsidRPr="00E20652">
        <w:rPr>
          <w:rFonts w:ascii="Arial" w:hAnsi="Arial" w:cs="Arial"/>
          <w:b/>
          <w:sz w:val="24"/>
          <w:szCs w:val="24"/>
        </w:rPr>
        <w:t>The Illumination system</w:t>
      </w:r>
    </w:p>
    <w:p w14:paraId="57685F24" w14:textId="4571CE48" w:rsidR="00890077" w:rsidRDefault="00890077" w:rsidP="008B6B05">
      <w:pPr>
        <w:spacing w:line="480" w:lineRule="auto"/>
        <w:rPr>
          <w:rFonts w:ascii="Arial" w:hAnsi="Arial" w:cs="Arial"/>
          <w:sz w:val="24"/>
          <w:szCs w:val="24"/>
        </w:rPr>
      </w:pPr>
      <w:r>
        <w:rPr>
          <w:rFonts w:ascii="Arial" w:hAnsi="Arial" w:cs="Arial"/>
          <w:sz w:val="24"/>
          <w:szCs w:val="24"/>
        </w:rPr>
        <w:t xml:space="preserve">A circular fibre-optic attachment was </w:t>
      </w:r>
      <w:ins w:id="122" w:author="Trichur Vidyasagar" w:date="2017-10-27T09:20:00Z">
        <w:r w:rsidR="008352AF">
          <w:rPr>
            <w:rFonts w:ascii="Arial" w:hAnsi="Arial" w:cs="Arial"/>
            <w:sz w:val="24"/>
            <w:szCs w:val="24"/>
          </w:rPr>
          <w:t>connect</w:t>
        </w:r>
      </w:ins>
      <w:del w:id="123" w:author="Trichur Vidyasagar" w:date="2017-10-27T09:20:00Z">
        <w:r w:rsidR="00FB3A06" w:rsidDel="008352AF">
          <w:rPr>
            <w:rFonts w:ascii="Arial" w:hAnsi="Arial" w:cs="Arial"/>
            <w:sz w:val="24"/>
            <w:szCs w:val="24"/>
          </w:rPr>
          <w:delText>attach</w:delText>
        </w:r>
      </w:del>
      <w:r w:rsidR="00FB3A06">
        <w:rPr>
          <w:rFonts w:ascii="Arial" w:hAnsi="Arial" w:cs="Arial"/>
          <w:sz w:val="24"/>
          <w:szCs w:val="24"/>
        </w:rPr>
        <w:t>ed to the camera lens for uniform illumination during optical imaging. First, a green light filter (545 nm) was used to obtain a</w:t>
      </w:r>
      <w:r w:rsidR="0043335F">
        <w:rPr>
          <w:rFonts w:ascii="Arial" w:hAnsi="Arial" w:cs="Arial"/>
          <w:sz w:val="24"/>
          <w:szCs w:val="24"/>
        </w:rPr>
        <w:t>n</w:t>
      </w:r>
      <w:r w:rsidR="00FB3A06">
        <w:rPr>
          <w:rFonts w:ascii="Arial" w:hAnsi="Arial" w:cs="Arial"/>
          <w:sz w:val="24"/>
          <w:szCs w:val="24"/>
        </w:rPr>
        <w:t xml:space="preserve"> image of the cortical </w:t>
      </w:r>
      <w:r w:rsidR="0043335F">
        <w:rPr>
          <w:rFonts w:ascii="Arial" w:hAnsi="Arial" w:cs="Arial"/>
          <w:sz w:val="24"/>
          <w:szCs w:val="24"/>
        </w:rPr>
        <w:t xml:space="preserve">surface with blood vessel </w:t>
      </w:r>
      <w:r w:rsidR="00FB3A06">
        <w:rPr>
          <w:rFonts w:ascii="Arial" w:hAnsi="Arial" w:cs="Arial"/>
          <w:sz w:val="24"/>
          <w:szCs w:val="24"/>
        </w:rPr>
        <w:t>landmarks</w:t>
      </w:r>
      <w:r w:rsidR="0043335F">
        <w:rPr>
          <w:rFonts w:ascii="Arial" w:hAnsi="Arial" w:cs="Arial"/>
          <w:sz w:val="24"/>
          <w:szCs w:val="24"/>
        </w:rPr>
        <w:t xml:space="preserve"> (the green image)</w:t>
      </w:r>
      <w:r w:rsidR="00FB3A06">
        <w:rPr>
          <w:rFonts w:ascii="Arial" w:hAnsi="Arial" w:cs="Arial"/>
          <w:sz w:val="24"/>
          <w:szCs w:val="24"/>
        </w:rPr>
        <w:t>. Then a l</w:t>
      </w:r>
      <w:r w:rsidR="00235C14">
        <w:rPr>
          <w:rFonts w:ascii="Arial" w:hAnsi="Arial" w:cs="Arial"/>
          <w:sz w:val="24"/>
          <w:szCs w:val="24"/>
        </w:rPr>
        <w:t>onger wavelength</w:t>
      </w:r>
      <w:r w:rsidR="00843B2D">
        <w:rPr>
          <w:rFonts w:ascii="Arial" w:hAnsi="Arial" w:cs="Arial"/>
          <w:sz w:val="24"/>
          <w:szCs w:val="24"/>
        </w:rPr>
        <w:t xml:space="preserve"> (630 nm) filter was used for</w:t>
      </w:r>
      <w:r w:rsidR="00235C14">
        <w:rPr>
          <w:rFonts w:ascii="Arial" w:hAnsi="Arial" w:cs="Arial"/>
          <w:sz w:val="24"/>
          <w:szCs w:val="24"/>
        </w:rPr>
        <w:t xml:space="preserve"> imaging. This wavelength of light was used because it was shown to reliably i</w:t>
      </w:r>
      <w:r w:rsidR="006B4310">
        <w:rPr>
          <w:rFonts w:ascii="Arial" w:hAnsi="Arial" w:cs="Arial"/>
          <w:sz w:val="24"/>
          <w:szCs w:val="24"/>
        </w:rPr>
        <w:t>solate the haemodynamic changes</w:t>
      </w:r>
      <w:r w:rsidR="0043335F">
        <w:rPr>
          <w:rFonts w:ascii="Arial" w:hAnsi="Arial" w:cs="Arial"/>
          <w:sz w:val="24"/>
          <w:szCs w:val="24"/>
        </w:rPr>
        <w:t xml:space="preserve"> related to neuronal activity</w:t>
      </w:r>
      <w:r w:rsidR="006B4310">
        <w:rPr>
          <w:rFonts w:ascii="Arial" w:hAnsi="Arial" w:cs="Arial"/>
          <w:sz w:val="24"/>
          <w:szCs w:val="24"/>
        </w:rPr>
        <w:t>. Shorter wavelength lights</w:t>
      </w:r>
      <w:r w:rsidR="0043335F">
        <w:rPr>
          <w:rFonts w:ascii="Arial" w:hAnsi="Arial" w:cs="Arial"/>
          <w:sz w:val="24"/>
          <w:szCs w:val="24"/>
        </w:rPr>
        <w:t xml:space="preserve"> (&lt; 600 nm)</w:t>
      </w:r>
      <w:r w:rsidR="006B4310">
        <w:rPr>
          <w:rFonts w:ascii="Arial" w:hAnsi="Arial" w:cs="Arial"/>
          <w:sz w:val="24"/>
          <w:szCs w:val="24"/>
        </w:rPr>
        <w:t xml:space="preserve"> reveal more of the blood volume changes while light of wavelength longer than 630 nm primarily detected light scatter effects.</w:t>
      </w:r>
      <w:r w:rsidR="001B164A">
        <w:rPr>
          <w:rFonts w:ascii="Arial" w:hAnsi="Arial" w:cs="Arial"/>
          <w:sz w:val="24"/>
          <w:szCs w:val="24"/>
        </w:rPr>
        <w:t xml:space="preserve"> Light at 630 nm was the longest wavelength of light we could use to ensure maximum penetration of the light</w:t>
      </w:r>
      <w:r w:rsidR="0043335F">
        <w:rPr>
          <w:rFonts w:ascii="Arial" w:hAnsi="Arial" w:cs="Arial"/>
          <w:sz w:val="24"/>
          <w:szCs w:val="24"/>
        </w:rPr>
        <w:t xml:space="preserve"> into the cortex</w:t>
      </w:r>
      <w:r w:rsidR="001B164A">
        <w:rPr>
          <w:rFonts w:ascii="Arial" w:hAnsi="Arial" w:cs="Arial"/>
          <w:sz w:val="24"/>
          <w:szCs w:val="24"/>
        </w:rPr>
        <w:t xml:space="preserve"> while still imaging the haemodynamic changes.</w:t>
      </w:r>
    </w:p>
    <w:p w14:paraId="5A16BDCB" w14:textId="77777777" w:rsidR="00F475B1" w:rsidRDefault="00F475B1" w:rsidP="008B6B05">
      <w:pPr>
        <w:spacing w:line="480" w:lineRule="auto"/>
        <w:rPr>
          <w:rFonts w:ascii="Arial" w:hAnsi="Arial" w:cs="Arial"/>
          <w:b/>
          <w:sz w:val="28"/>
          <w:szCs w:val="28"/>
        </w:rPr>
      </w:pPr>
      <w:r>
        <w:rPr>
          <w:rFonts w:ascii="Arial" w:hAnsi="Arial" w:cs="Arial"/>
          <w:b/>
          <w:sz w:val="28"/>
          <w:szCs w:val="28"/>
        </w:rPr>
        <w:t>Image acquisition</w:t>
      </w:r>
    </w:p>
    <w:p w14:paraId="357C0D28" w14:textId="77777777" w:rsidR="00F475B1" w:rsidRDefault="00F475B1" w:rsidP="008B6B05">
      <w:pPr>
        <w:spacing w:line="480" w:lineRule="auto"/>
        <w:rPr>
          <w:rFonts w:ascii="Arial" w:hAnsi="Arial" w:cs="Arial"/>
          <w:b/>
          <w:sz w:val="24"/>
          <w:szCs w:val="24"/>
        </w:rPr>
      </w:pPr>
      <w:r w:rsidRPr="00F475B1">
        <w:rPr>
          <w:rFonts w:ascii="Arial" w:hAnsi="Arial" w:cs="Arial"/>
          <w:b/>
          <w:sz w:val="24"/>
          <w:szCs w:val="24"/>
        </w:rPr>
        <w:t>Stimulus</w:t>
      </w:r>
      <w:r>
        <w:rPr>
          <w:rFonts w:ascii="Arial" w:hAnsi="Arial" w:cs="Arial"/>
          <w:b/>
          <w:sz w:val="24"/>
          <w:szCs w:val="24"/>
        </w:rPr>
        <w:t xml:space="preserve"> </w:t>
      </w:r>
      <w:r w:rsidR="0005658A">
        <w:rPr>
          <w:rFonts w:ascii="Arial" w:hAnsi="Arial" w:cs="Arial"/>
          <w:b/>
          <w:sz w:val="24"/>
          <w:szCs w:val="24"/>
        </w:rPr>
        <w:t>presentation</w:t>
      </w:r>
    </w:p>
    <w:p w14:paraId="73118D65" w14:textId="6BA21571" w:rsidR="0005658A" w:rsidRDefault="008F0641" w:rsidP="008F0641">
      <w:pPr>
        <w:spacing w:line="480" w:lineRule="auto"/>
        <w:rPr>
          <w:rFonts w:ascii="Arial" w:hAnsi="Arial" w:cs="Arial"/>
          <w:sz w:val="24"/>
          <w:szCs w:val="24"/>
        </w:rPr>
      </w:pPr>
      <w:r>
        <w:rPr>
          <w:rFonts w:ascii="Arial" w:hAnsi="Arial" w:cs="Arial"/>
          <w:sz w:val="24"/>
          <w:szCs w:val="24"/>
        </w:rPr>
        <w:t>Stimulus was generated by the ViSaGe system and displayed on the BARCO monitor as described below.</w:t>
      </w:r>
      <w:r w:rsidR="0005658A">
        <w:rPr>
          <w:rFonts w:ascii="Arial" w:hAnsi="Arial" w:cs="Arial"/>
          <w:sz w:val="24"/>
          <w:szCs w:val="24"/>
        </w:rPr>
        <w:t xml:space="preserve"> The Visage and the camera were synchronized by the means of an optical imaging interface </w:t>
      </w:r>
      <w:r w:rsidR="0005658A" w:rsidRPr="008F0641">
        <w:rPr>
          <w:rFonts w:ascii="Arial" w:hAnsi="Arial" w:cs="Arial"/>
          <w:sz w:val="24"/>
          <w:szCs w:val="24"/>
        </w:rPr>
        <w:t>(</w:t>
      </w:r>
      <w:r w:rsidRPr="008F0641">
        <w:rPr>
          <w:rFonts w:ascii="Arial" w:hAnsi="Arial" w:cs="Arial"/>
          <w:sz w:val="24"/>
          <w:szCs w:val="24"/>
        </w:rPr>
        <w:t xml:space="preserve">VDAQ Imager </w:t>
      </w:r>
      <w:r w:rsidR="001E489C">
        <w:rPr>
          <w:rFonts w:ascii="Arial" w:hAnsi="Arial" w:cs="Arial"/>
          <w:sz w:val="24"/>
          <w:szCs w:val="24"/>
        </w:rPr>
        <w:t>3</w:t>
      </w:r>
      <w:r w:rsidRPr="008F0641">
        <w:rPr>
          <w:rFonts w:ascii="Arial" w:hAnsi="Arial" w:cs="Arial"/>
          <w:sz w:val="24"/>
          <w:szCs w:val="24"/>
        </w:rPr>
        <w:t>001, Optical Imaging,</w:t>
      </w:r>
      <w:r>
        <w:rPr>
          <w:rFonts w:ascii="Arial" w:hAnsi="Arial" w:cs="Arial"/>
          <w:sz w:val="24"/>
          <w:szCs w:val="24"/>
        </w:rPr>
        <w:t xml:space="preserve"> Rochester, NY)</w:t>
      </w:r>
      <w:r w:rsidR="0005658A">
        <w:rPr>
          <w:rFonts w:ascii="Arial" w:hAnsi="Arial" w:cs="Arial"/>
          <w:sz w:val="24"/>
          <w:szCs w:val="24"/>
        </w:rPr>
        <w:t xml:space="preserve">. The </w:t>
      </w:r>
      <w:r w:rsidR="0005658A">
        <w:rPr>
          <w:rFonts w:ascii="Arial" w:hAnsi="Arial" w:cs="Arial"/>
          <w:sz w:val="24"/>
          <w:szCs w:val="24"/>
        </w:rPr>
        <w:lastRenderedPageBreak/>
        <w:t xml:space="preserve">interface started the camera when the stimulus presentation began. The stimuli were eight full field, bidirectional, square wave gratings (contrast =100%; Spatial Frequency = </w:t>
      </w:r>
      <w:r w:rsidR="00843B2D">
        <w:rPr>
          <w:rFonts w:ascii="Arial" w:hAnsi="Arial" w:cs="Arial"/>
          <w:sz w:val="24"/>
          <w:szCs w:val="24"/>
        </w:rPr>
        <w:t>1-2.5 cycles/degree</w:t>
      </w:r>
      <w:r w:rsidR="0005658A">
        <w:rPr>
          <w:rFonts w:ascii="Arial" w:hAnsi="Arial" w:cs="Arial"/>
          <w:sz w:val="24"/>
          <w:szCs w:val="24"/>
        </w:rPr>
        <w:t xml:space="preserve">; Temporal Frequency = 1.5 Hz) of changing orientations. The stimulus was presented for 7.2 seconds, followed by a 10 second blank. This </w:t>
      </w:r>
      <w:r w:rsidR="00E407A4">
        <w:rPr>
          <w:rFonts w:ascii="Arial" w:hAnsi="Arial" w:cs="Arial"/>
          <w:sz w:val="24"/>
          <w:szCs w:val="24"/>
        </w:rPr>
        <w:t>inter-stimulus interval</w:t>
      </w:r>
      <w:r w:rsidR="0005658A">
        <w:rPr>
          <w:rFonts w:ascii="Arial" w:hAnsi="Arial" w:cs="Arial"/>
          <w:sz w:val="24"/>
          <w:szCs w:val="24"/>
        </w:rPr>
        <w:t xml:space="preserve"> allowed the OI signal to return to baseline. This was repeated 50 times to improve the signal</w:t>
      </w:r>
      <w:ins w:id="124" w:author="Trichur Vidyasagar" w:date="2017-10-27T09:21:00Z">
        <w:r w:rsidR="0035046F">
          <w:rPr>
            <w:rFonts w:ascii="Arial" w:hAnsi="Arial" w:cs="Arial"/>
            <w:sz w:val="24"/>
            <w:szCs w:val="24"/>
          </w:rPr>
          <w:t>-</w:t>
        </w:r>
      </w:ins>
      <w:del w:id="125" w:author="Trichur Vidyasagar" w:date="2017-10-27T09:21:00Z">
        <w:r w:rsidR="0005658A" w:rsidDel="0035046F">
          <w:rPr>
            <w:rFonts w:ascii="Arial" w:hAnsi="Arial" w:cs="Arial"/>
            <w:sz w:val="24"/>
            <w:szCs w:val="24"/>
          </w:rPr>
          <w:delText xml:space="preserve"> </w:delText>
        </w:r>
      </w:del>
      <w:r w:rsidR="0005658A">
        <w:rPr>
          <w:rFonts w:ascii="Arial" w:hAnsi="Arial" w:cs="Arial"/>
          <w:sz w:val="24"/>
          <w:szCs w:val="24"/>
        </w:rPr>
        <w:t>to</w:t>
      </w:r>
      <w:ins w:id="126" w:author="Trichur Vidyasagar" w:date="2017-10-27T09:21:00Z">
        <w:r w:rsidR="0035046F">
          <w:rPr>
            <w:rFonts w:ascii="Arial" w:hAnsi="Arial" w:cs="Arial"/>
            <w:sz w:val="24"/>
            <w:szCs w:val="24"/>
          </w:rPr>
          <w:t>-</w:t>
        </w:r>
      </w:ins>
      <w:del w:id="127" w:author="Trichur Vidyasagar" w:date="2017-10-27T09:21:00Z">
        <w:r w:rsidR="0005658A" w:rsidDel="0035046F">
          <w:rPr>
            <w:rFonts w:ascii="Arial" w:hAnsi="Arial" w:cs="Arial"/>
            <w:sz w:val="24"/>
            <w:szCs w:val="24"/>
          </w:rPr>
          <w:delText xml:space="preserve"> </w:delText>
        </w:r>
      </w:del>
      <w:r w:rsidR="0005658A">
        <w:rPr>
          <w:rFonts w:ascii="Arial" w:hAnsi="Arial" w:cs="Arial"/>
          <w:sz w:val="24"/>
          <w:szCs w:val="24"/>
        </w:rPr>
        <w:t>noise ratio.</w:t>
      </w:r>
    </w:p>
    <w:p w14:paraId="036A620B" w14:textId="77777777" w:rsidR="00B30DEE" w:rsidRPr="00B30DEE" w:rsidRDefault="00B30DEE" w:rsidP="008B6B05">
      <w:pPr>
        <w:spacing w:line="480" w:lineRule="auto"/>
        <w:rPr>
          <w:rFonts w:ascii="Arial" w:hAnsi="Arial" w:cs="Arial"/>
          <w:b/>
          <w:sz w:val="24"/>
          <w:szCs w:val="24"/>
        </w:rPr>
      </w:pPr>
      <w:r w:rsidRPr="00B30DEE">
        <w:rPr>
          <w:rFonts w:ascii="Arial" w:hAnsi="Arial" w:cs="Arial"/>
          <w:b/>
          <w:sz w:val="24"/>
          <w:szCs w:val="24"/>
        </w:rPr>
        <w:t>Image acquisition system</w:t>
      </w:r>
    </w:p>
    <w:p w14:paraId="233FE756" w14:textId="441D720F" w:rsidR="00F475B1" w:rsidRPr="00B30DEE" w:rsidRDefault="001E489C" w:rsidP="008B6B05">
      <w:pPr>
        <w:spacing w:line="480" w:lineRule="auto"/>
        <w:rPr>
          <w:rFonts w:ascii="Arial" w:hAnsi="Arial" w:cs="Arial"/>
          <w:sz w:val="24"/>
          <w:szCs w:val="24"/>
        </w:rPr>
      </w:pPr>
      <w:r>
        <w:rPr>
          <w:rFonts w:ascii="Arial" w:hAnsi="Arial" w:cs="Arial"/>
          <w:sz w:val="24"/>
          <w:szCs w:val="24"/>
        </w:rPr>
        <w:t>T</w:t>
      </w:r>
      <w:r w:rsidR="00AF3AD5">
        <w:rPr>
          <w:rFonts w:ascii="Arial" w:hAnsi="Arial" w:cs="Arial"/>
          <w:sz w:val="24"/>
          <w:szCs w:val="24"/>
        </w:rPr>
        <w:t xml:space="preserve">he </w:t>
      </w:r>
      <w:r>
        <w:rPr>
          <w:rFonts w:ascii="Arial" w:hAnsi="Arial" w:cs="Arial"/>
          <w:sz w:val="24"/>
          <w:szCs w:val="24"/>
        </w:rPr>
        <w:t xml:space="preserve">macroscope </w:t>
      </w:r>
      <w:r w:rsidR="00AF3AD5">
        <w:rPr>
          <w:rFonts w:ascii="Arial" w:hAnsi="Arial" w:cs="Arial"/>
          <w:sz w:val="24"/>
          <w:szCs w:val="24"/>
        </w:rPr>
        <w:t>was focused below the surface of the cortex</w:t>
      </w:r>
      <w:r>
        <w:rPr>
          <w:rFonts w:ascii="Arial" w:hAnsi="Arial" w:cs="Arial"/>
          <w:sz w:val="24"/>
          <w:szCs w:val="24"/>
        </w:rPr>
        <w:t xml:space="preserve"> between 550 and 700 </w:t>
      </w:r>
      <w:r w:rsidRPr="001E489C">
        <w:rPr>
          <w:rFonts w:ascii="Arial" w:hAnsi="Arial" w:cs="Arial"/>
          <w:sz w:val="24"/>
          <w:szCs w:val="24"/>
        </w:rPr>
        <w:t>μ</w:t>
      </w:r>
      <w:r>
        <w:rPr>
          <w:rFonts w:ascii="Arial" w:hAnsi="Arial" w:cs="Arial"/>
          <w:sz w:val="24"/>
          <w:szCs w:val="24"/>
        </w:rPr>
        <w:t>m</w:t>
      </w:r>
      <w:r w:rsidR="00AF3AD5" w:rsidRPr="001E489C">
        <w:rPr>
          <w:rFonts w:ascii="Arial" w:hAnsi="Arial" w:cs="Arial"/>
          <w:sz w:val="24"/>
          <w:szCs w:val="24"/>
        </w:rPr>
        <w:t>.</w:t>
      </w:r>
      <w:r w:rsidR="00843B2D">
        <w:rPr>
          <w:rFonts w:ascii="Arial" w:hAnsi="Arial" w:cs="Arial"/>
          <w:sz w:val="24"/>
          <w:szCs w:val="24"/>
        </w:rPr>
        <w:t xml:space="preserve"> Then, when the stimulus was presented</w:t>
      </w:r>
      <w:r w:rsidR="00AF3AD5">
        <w:rPr>
          <w:rFonts w:ascii="Arial" w:hAnsi="Arial" w:cs="Arial"/>
          <w:sz w:val="24"/>
          <w:szCs w:val="24"/>
        </w:rPr>
        <w:t>, the Imager 3001 simultaneously started</w:t>
      </w:r>
      <w:r w:rsidR="00B30DEE">
        <w:rPr>
          <w:rFonts w:ascii="Arial" w:hAnsi="Arial" w:cs="Arial"/>
          <w:sz w:val="24"/>
          <w:szCs w:val="24"/>
        </w:rPr>
        <w:t xml:space="preserve"> </w:t>
      </w:r>
      <w:r w:rsidR="00AF3AD5">
        <w:rPr>
          <w:rFonts w:ascii="Arial" w:hAnsi="Arial" w:cs="Arial"/>
          <w:sz w:val="24"/>
          <w:szCs w:val="24"/>
        </w:rPr>
        <w:t>t</w:t>
      </w:r>
      <w:r w:rsidR="00B30DEE">
        <w:rPr>
          <w:rFonts w:ascii="Arial" w:hAnsi="Arial" w:cs="Arial"/>
          <w:sz w:val="24"/>
          <w:szCs w:val="24"/>
        </w:rPr>
        <w:t xml:space="preserve">he camera </w:t>
      </w:r>
      <w:r w:rsidR="00AF3AD5">
        <w:rPr>
          <w:rFonts w:ascii="Arial" w:hAnsi="Arial" w:cs="Arial"/>
          <w:sz w:val="24"/>
          <w:szCs w:val="24"/>
        </w:rPr>
        <w:t xml:space="preserve">which </w:t>
      </w:r>
      <w:r w:rsidR="00E407A4">
        <w:rPr>
          <w:rFonts w:ascii="Arial" w:hAnsi="Arial" w:cs="Arial"/>
          <w:sz w:val="24"/>
          <w:szCs w:val="24"/>
        </w:rPr>
        <w:t>acquired</w:t>
      </w:r>
      <w:r w:rsidR="00B30DEE">
        <w:rPr>
          <w:rFonts w:ascii="Arial" w:hAnsi="Arial" w:cs="Arial"/>
          <w:sz w:val="24"/>
          <w:szCs w:val="24"/>
        </w:rPr>
        <w:t xml:space="preserve"> 18 frames, each 400 ms long </w:t>
      </w:r>
      <w:r w:rsidR="00E407A4">
        <w:rPr>
          <w:rFonts w:ascii="Arial" w:hAnsi="Arial" w:cs="Arial"/>
          <w:sz w:val="24"/>
          <w:szCs w:val="24"/>
        </w:rPr>
        <w:t>while the stimulus was presented</w:t>
      </w:r>
      <w:r w:rsidR="00AF3AD5">
        <w:rPr>
          <w:rFonts w:ascii="Arial" w:hAnsi="Arial" w:cs="Arial"/>
          <w:sz w:val="24"/>
          <w:szCs w:val="24"/>
        </w:rPr>
        <w:t>. There was no image acquisition during the inter stimulus blank time. In order to get an image of the cortex at rest, a blank stimulus was presented for 7.2 s, followed by a 10 s interstimulus interval.</w:t>
      </w:r>
      <w:r w:rsidR="006853AD">
        <w:rPr>
          <w:rFonts w:ascii="Arial" w:hAnsi="Arial" w:cs="Arial"/>
          <w:sz w:val="24"/>
          <w:szCs w:val="24"/>
        </w:rPr>
        <w:t xml:space="preserve"> The camera had a 14-bit bit-depth, which allowed the detection of very small variation</w:t>
      </w:r>
      <w:ins w:id="128" w:author="Trichur Vidyasagar" w:date="2017-10-27T09:22:00Z">
        <w:r w:rsidR="0035046F">
          <w:rPr>
            <w:rFonts w:ascii="Arial" w:hAnsi="Arial" w:cs="Arial"/>
            <w:sz w:val="24"/>
            <w:szCs w:val="24"/>
          </w:rPr>
          <w:t>s</w:t>
        </w:r>
      </w:ins>
      <w:r w:rsidR="006853AD">
        <w:rPr>
          <w:rFonts w:ascii="Arial" w:hAnsi="Arial" w:cs="Arial"/>
          <w:sz w:val="24"/>
          <w:szCs w:val="24"/>
        </w:rPr>
        <w:t xml:space="preserve"> in the OI signal. The individual frames for each block (10 trials</w:t>
      </w:r>
      <w:r w:rsidR="00843B2D">
        <w:rPr>
          <w:rFonts w:ascii="Arial" w:hAnsi="Arial" w:cs="Arial"/>
          <w:sz w:val="24"/>
          <w:szCs w:val="24"/>
        </w:rPr>
        <w:t xml:space="preserve"> per block</w:t>
      </w:r>
      <w:r w:rsidR="006853AD">
        <w:rPr>
          <w:rFonts w:ascii="Arial" w:hAnsi="Arial" w:cs="Arial"/>
          <w:sz w:val="24"/>
          <w:szCs w:val="24"/>
        </w:rPr>
        <w:t xml:space="preserve">) were </w:t>
      </w:r>
      <w:r w:rsidR="00843B2D">
        <w:rPr>
          <w:rFonts w:ascii="Arial" w:hAnsi="Arial" w:cs="Arial"/>
          <w:sz w:val="24"/>
          <w:szCs w:val="24"/>
        </w:rPr>
        <w:t>first saved</w:t>
      </w:r>
      <w:r w:rsidR="00E407A4">
        <w:rPr>
          <w:rFonts w:ascii="Arial" w:hAnsi="Arial" w:cs="Arial"/>
          <w:sz w:val="24"/>
          <w:szCs w:val="24"/>
        </w:rPr>
        <w:t xml:space="preserve"> by the imaging system and </w:t>
      </w:r>
      <w:r w:rsidR="006853AD">
        <w:rPr>
          <w:rFonts w:ascii="Arial" w:hAnsi="Arial" w:cs="Arial"/>
          <w:sz w:val="24"/>
          <w:szCs w:val="24"/>
        </w:rPr>
        <w:t>exported to MATLAB for further analysis.</w:t>
      </w:r>
    </w:p>
    <w:p w14:paraId="75830996" w14:textId="77777777" w:rsidR="00425AAD" w:rsidRPr="00E20652" w:rsidRDefault="00425AAD" w:rsidP="008B6B05">
      <w:pPr>
        <w:spacing w:line="480" w:lineRule="auto"/>
        <w:rPr>
          <w:rFonts w:ascii="Arial" w:hAnsi="Arial" w:cs="Arial"/>
          <w:b/>
          <w:sz w:val="28"/>
          <w:szCs w:val="28"/>
        </w:rPr>
      </w:pPr>
      <w:r w:rsidRPr="00E20652">
        <w:rPr>
          <w:rFonts w:ascii="Arial" w:hAnsi="Arial" w:cs="Arial"/>
          <w:b/>
          <w:sz w:val="28"/>
          <w:szCs w:val="28"/>
        </w:rPr>
        <w:t>Analysis of Intrinsic Signals</w:t>
      </w:r>
    </w:p>
    <w:p w14:paraId="3F13C41E" w14:textId="77777777" w:rsidR="00E55DAF" w:rsidRDefault="00B63540" w:rsidP="008B6B05">
      <w:pPr>
        <w:spacing w:line="480" w:lineRule="auto"/>
        <w:rPr>
          <w:rFonts w:ascii="Arial" w:hAnsi="Arial" w:cs="Arial"/>
          <w:b/>
          <w:sz w:val="24"/>
          <w:szCs w:val="24"/>
        </w:rPr>
      </w:pPr>
      <w:r w:rsidRPr="00E20652">
        <w:rPr>
          <w:rFonts w:ascii="Arial" w:hAnsi="Arial" w:cs="Arial"/>
          <w:b/>
          <w:sz w:val="24"/>
          <w:szCs w:val="24"/>
        </w:rPr>
        <w:t>Pre-processing of the data</w:t>
      </w:r>
    </w:p>
    <w:p w14:paraId="745779DA" w14:textId="4FDD5234" w:rsidR="009F7AB7" w:rsidRDefault="007166F0" w:rsidP="008B6B05">
      <w:pPr>
        <w:spacing w:line="480" w:lineRule="auto"/>
        <w:rPr>
          <w:rFonts w:ascii="Arial" w:hAnsi="Arial" w:cs="Arial"/>
          <w:b/>
          <w:sz w:val="24"/>
          <w:szCs w:val="24"/>
        </w:rPr>
      </w:pPr>
      <w:r>
        <w:rPr>
          <w:rFonts w:ascii="Arial" w:hAnsi="Arial" w:cs="Arial"/>
          <w:sz w:val="24"/>
          <w:szCs w:val="24"/>
        </w:rPr>
        <w:t xml:space="preserve">Prior to </w:t>
      </w:r>
      <w:ins w:id="129" w:author="Trichur Vidyasagar" w:date="2017-10-27T09:22:00Z">
        <w:r w:rsidR="0035046F">
          <w:rPr>
            <w:rFonts w:ascii="Arial" w:hAnsi="Arial" w:cs="Arial"/>
            <w:sz w:val="24"/>
            <w:szCs w:val="24"/>
          </w:rPr>
          <w:t xml:space="preserve">the </w:t>
        </w:r>
      </w:ins>
      <w:r>
        <w:rPr>
          <w:rFonts w:ascii="Arial" w:hAnsi="Arial" w:cs="Arial"/>
          <w:sz w:val="24"/>
          <w:szCs w:val="24"/>
        </w:rPr>
        <w:t>analysis, the data acquired had to be corrected for luminance artefacts. We did this by averaging frame</w:t>
      </w:r>
      <w:r w:rsidR="00C51313">
        <w:rPr>
          <w:rFonts w:ascii="Arial" w:hAnsi="Arial" w:cs="Arial"/>
          <w:sz w:val="24"/>
          <w:szCs w:val="24"/>
        </w:rPr>
        <w:t xml:space="preserve"> numbers</w:t>
      </w:r>
      <w:r>
        <w:rPr>
          <w:rFonts w:ascii="Arial" w:hAnsi="Arial" w:cs="Arial"/>
          <w:sz w:val="24"/>
          <w:szCs w:val="24"/>
        </w:rPr>
        <w:t xml:space="preserve"> 3 to 1</w:t>
      </w:r>
      <w:r w:rsidR="009F7AB7">
        <w:rPr>
          <w:rFonts w:ascii="Arial" w:hAnsi="Arial" w:cs="Arial"/>
          <w:sz w:val="24"/>
          <w:szCs w:val="24"/>
        </w:rPr>
        <w:t>6</w:t>
      </w:r>
      <w:r>
        <w:rPr>
          <w:rFonts w:ascii="Arial" w:hAnsi="Arial" w:cs="Arial"/>
          <w:sz w:val="24"/>
          <w:szCs w:val="24"/>
        </w:rPr>
        <w:t xml:space="preserve"> </w:t>
      </w:r>
      <w:del w:id="130" w:author="Trichur Vidyasagar" w:date="2017-10-27T09:22:00Z">
        <w:r w:rsidR="00B21C2D" w:rsidDel="0035046F">
          <w:rPr>
            <w:rFonts w:ascii="Arial" w:hAnsi="Arial" w:cs="Arial"/>
            <w:sz w:val="24"/>
            <w:szCs w:val="24"/>
          </w:rPr>
          <w:delText xml:space="preserve">across </w:delText>
        </w:r>
      </w:del>
      <w:ins w:id="131" w:author="Trichur Vidyasagar" w:date="2017-10-27T09:22:00Z">
        <w:r w:rsidR="0035046F">
          <w:rPr>
            <w:rFonts w:ascii="Arial" w:hAnsi="Arial" w:cs="Arial"/>
            <w:sz w:val="24"/>
            <w:szCs w:val="24"/>
          </w:rPr>
          <w:t xml:space="preserve">from all the </w:t>
        </w:r>
      </w:ins>
      <w:r w:rsidR="00B21C2D">
        <w:rPr>
          <w:rFonts w:ascii="Arial" w:hAnsi="Arial" w:cs="Arial"/>
          <w:sz w:val="24"/>
          <w:szCs w:val="24"/>
        </w:rPr>
        <w:t xml:space="preserve">50 </w:t>
      </w:r>
      <w:ins w:id="132" w:author="Trichur Vidyasagar" w:date="2017-10-27T09:22:00Z">
        <w:r w:rsidR="0035046F">
          <w:rPr>
            <w:rFonts w:ascii="Arial" w:hAnsi="Arial" w:cs="Arial"/>
            <w:sz w:val="24"/>
            <w:szCs w:val="24"/>
          </w:rPr>
          <w:t xml:space="preserve">trials </w:t>
        </w:r>
      </w:ins>
      <w:r w:rsidR="00B21C2D">
        <w:rPr>
          <w:rFonts w:ascii="Arial" w:hAnsi="Arial" w:cs="Arial"/>
          <w:sz w:val="24"/>
          <w:szCs w:val="24"/>
        </w:rPr>
        <w:t xml:space="preserve">for each stimulus condition </w:t>
      </w:r>
      <w:r>
        <w:rPr>
          <w:rFonts w:ascii="Arial" w:hAnsi="Arial" w:cs="Arial"/>
          <w:sz w:val="24"/>
          <w:szCs w:val="24"/>
        </w:rPr>
        <w:t xml:space="preserve">(between 1200 and </w:t>
      </w:r>
      <w:r w:rsidR="00C51313">
        <w:rPr>
          <w:rFonts w:ascii="Arial" w:hAnsi="Arial" w:cs="Arial"/>
          <w:sz w:val="24"/>
          <w:szCs w:val="24"/>
        </w:rPr>
        <w:t>68</w:t>
      </w:r>
      <w:r w:rsidR="009F7AB7">
        <w:rPr>
          <w:rFonts w:ascii="Arial" w:hAnsi="Arial" w:cs="Arial"/>
          <w:sz w:val="24"/>
          <w:szCs w:val="24"/>
        </w:rPr>
        <w:t xml:space="preserve">00 ms) and dividing </w:t>
      </w:r>
      <w:ins w:id="133" w:author="Trichur Vidyasagar" w:date="2017-10-27T09:23:00Z">
        <w:r w:rsidR="0035046F">
          <w:rPr>
            <w:rFonts w:ascii="Arial" w:hAnsi="Arial" w:cs="Arial"/>
            <w:sz w:val="24"/>
            <w:szCs w:val="24"/>
          </w:rPr>
          <w:t xml:space="preserve">it </w:t>
        </w:r>
      </w:ins>
      <w:r w:rsidR="009F7AB7">
        <w:rPr>
          <w:rFonts w:ascii="Arial" w:hAnsi="Arial" w:cs="Arial"/>
          <w:sz w:val="24"/>
          <w:szCs w:val="24"/>
        </w:rPr>
        <w:t>by the</w:t>
      </w:r>
      <w:r w:rsidR="00B21C2D">
        <w:rPr>
          <w:rFonts w:ascii="Arial" w:hAnsi="Arial" w:cs="Arial"/>
          <w:sz w:val="24"/>
          <w:szCs w:val="24"/>
        </w:rPr>
        <w:t xml:space="preserve"> average</w:t>
      </w:r>
      <w:r w:rsidR="009F7AB7">
        <w:rPr>
          <w:rFonts w:ascii="Arial" w:hAnsi="Arial" w:cs="Arial"/>
          <w:sz w:val="24"/>
          <w:szCs w:val="24"/>
        </w:rPr>
        <w:t xml:space="preserve"> </w:t>
      </w:r>
      <w:r w:rsidR="00C51313">
        <w:rPr>
          <w:rFonts w:ascii="Arial" w:hAnsi="Arial" w:cs="Arial"/>
          <w:sz w:val="24"/>
          <w:szCs w:val="24"/>
        </w:rPr>
        <w:t xml:space="preserve">of the </w:t>
      </w:r>
      <w:r w:rsidR="009F7AB7">
        <w:rPr>
          <w:rFonts w:ascii="Arial" w:hAnsi="Arial" w:cs="Arial"/>
          <w:sz w:val="24"/>
          <w:szCs w:val="24"/>
        </w:rPr>
        <w:t>first frame</w:t>
      </w:r>
      <w:r w:rsidR="00B21C2D">
        <w:rPr>
          <w:rFonts w:ascii="Arial" w:hAnsi="Arial" w:cs="Arial"/>
          <w:sz w:val="24"/>
          <w:szCs w:val="24"/>
        </w:rPr>
        <w:t xml:space="preserve"> across 50 trials</w:t>
      </w:r>
      <w:r w:rsidR="009F7AB7">
        <w:rPr>
          <w:rFonts w:ascii="Arial" w:hAnsi="Arial" w:cs="Arial"/>
          <w:sz w:val="24"/>
          <w:szCs w:val="24"/>
        </w:rPr>
        <w:t xml:space="preserve">. These frames were chosen as the signal from OI when using the 630 </w:t>
      </w:r>
      <w:r w:rsidR="009F7AB7">
        <w:rPr>
          <w:rFonts w:ascii="Arial" w:hAnsi="Arial" w:cs="Arial"/>
          <w:sz w:val="24"/>
          <w:szCs w:val="24"/>
        </w:rPr>
        <w:lastRenderedPageBreak/>
        <w:t xml:space="preserve">nm light is biphasic (see </w:t>
      </w:r>
      <w:r w:rsidR="009F7AB7" w:rsidRPr="009C5E55">
        <w:rPr>
          <w:rFonts w:ascii="Arial" w:hAnsi="Arial" w:cs="Arial"/>
          <w:sz w:val="24"/>
          <w:szCs w:val="24"/>
        </w:rPr>
        <w:t>figure</w:t>
      </w:r>
      <w:r w:rsidR="00C51313">
        <w:rPr>
          <w:rFonts w:ascii="Arial" w:hAnsi="Arial" w:cs="Arial"/>
          <w:sz w:val="24"/>
          <w:szCs w:val="24"/>
        </w:rPr>
        <w:t xml:space="preserve"> 3</w:t>
      </w:r>
      <w:r w:rsidR="009F7AB7">
        <w:rPr>
          <w:rFonts w:ascii="Arial" w:hAnsi="Arial" w:cs="Arial"/>
          <w:sz w:val="24"/>
          <w:szCs w:val="24"/>
        </w:rPr>
        <w:t>). The initial signal first dips below the baseline and then increases later, peaking at approximately 5 s after the stimulus was presented. This is generally consistent with the time</w:t>
      </w:r>
      <w:ins w:id="134" w:author="Trichur Vidyasagar" w:date="2017-10-27T09:24:00Z">
        <w:r w:rsidR="0035046F">
          <w:rPr>
            <w:rFonts w:ascii="Arial" w:hAnsi="Arial" w:cs="Arial"/>
            <w:sz w:val="24"/>
            <w:szCs w:val="24"/>
          </w:rPr>
          <w:t>-</w:t>
        </w:r>
      </w:ins>
      <w:del w:id="135" w:author="Trichur Vidyasagar" w:date="2017-10-27T09:24:00Z">
        <w:r w:rsidR="009F7AB7" w:rsidDel="0035046F">
          <w:rPr>
            <w:rFonts w:ascii="Arial" w:hAnsi="Arial" w:cs="Arial"/>
            <w:sz w:val="24"/>
            <w:szCs w:val="24"/>
          </w:rPr>
          <w:delText xml:space="preserve"> </w:delText>
        </w:r>
      </w:del>
      <w:r w:rsidR="009F7AB7">
        <w:rPr>
          <w:rFonts w:ascii="Arial" w:hAnsi="Arial" w:cs="Arial"/>
          <w:sz w:val="24"/>
          <w:szCs w:val="24"/>
        </w:rPr>
        <w:t>course of the de-oxyhaemoglobin concentration</w:t>
      </w:r>
      <w:del w:id="136" w:author="Trichur Vidyasagar" w:date="2017-10-27T09:24:00Z">
        <w:r w:rsidR="009F7AB7" w:rsidDel="0035046F">
          <w:rPr>
            <w:rFonts w:ascii="Arial" w:hAnsi="Arial" w:cs="Arial"/>
            <w:sz w:val="24"/>
            <w:szCs w:val="24"/>
          </w:rPr>
          <w:delText>s</w:delText>
        </w:r>
      </w:del>
      <w:r w:rsidR="00577FDC">
        <w:rPr>
          <w:rFonts w:ascii="Arial" w:hAnsi="Arial" w:cs="Arial"/>
          <w:sz w:val="24"/>
          <w:szCs w:val="24"/>
        </w:rPr>
        <w:t xml:space="preserve"> </w:t>
      </w:r>
      <w:r w:rsidR="00577FDC" w:rsidRPr="009C5E55">
        <w:rPr>
          <w:rFonts w:ascii="Arial" w:hAnsi="Arial" w:cs="Arial"/>
          <w:sz w:val="24"/>
          <w:szCs w:val="24"/>
        </w:rPr>
        <w:t xml:space="preserve">(Malonek and </w:t>
      </w:r>
      <w:r w:rsidR="00C51313" w:rsidRPr="009C5E55">
        <w:rPr>
          <w:rFonts w:ascii="Arial" w:hAnsi="Arial" w:cs="Arial"/>
          <w:sz w:val="24"/>
          <w:szCs w:val="24"/>
        </w:rPr>
        <w:t>G</w:t>
      </w:r>
      <w:r w:rsidR="00577FDC" w:rsidRPr="009C5E55">
        <w:rPr>
          <w:rFonts w:ascii="Arial" w:hAnsi="Arial" w:cs="Arial"/>
          <w:sz w:val="24"/>
          <w:szCs w:val="24"/>
        </w:rPr>
        <w:t>rinvald, 1996</w:t>
      </w:r>
      <w:r w:rsidR="00577FDC">
        <w:rPr>
          <w:rFonts w:ascii="Arial" w:hAnsi="Arial" w:cs="Arial"/>
          <w:sz w:val="24"/>
          <w:szCs w:val="24"/>
        </w:rPr>
        <w:t>)</w:t>
      </w:r>
      <w:r w:rsidR="0087669A">
        <w:rPr>
          <w:rFonts w:ascii="Arial" w:hAnsi="Arial" w:cs="Arial"/>
          <w:sz w:val="24"/>
          <w:szCs w:val="24"/>
        </w:rPr>
        <w:t>.</w:t>
      </w:r>
      <w:r w:rsidR="00BA383E">
        <w:rPr>
          <w:rFonts w:ascii="Arial" w:hAnsi="Arial" w:cs="Arial"/>
          <w:sz w:val="24"/>
          <w:szCs w:val="24"/>
        </w:rPr>
        <w:t xml:space="preserve"> To account for the illumination effects, the first frame subtraction method was employed</w:t>
      </w:r>
      <w:r w:rsidR="00B21C2D">
        <w:rPr>
          <w:rFonts w:ascii="Arial" w:hAnsi="Arial" w:cs="Arial"/>
          <w:sz w:val="24"/>
          <w:szCs w:val="24"/>
        </w:rPr>
        <w:t xml:space="preserve"> to create a differential map</w:t>
      </w:r>
      <w:r w:rsidR="00BA383E">
        <w:rPr>
          <w:rFonts w:ascii="Arial" w:hAnsi="Arial" w:cs="Arial"/>
          <w:sz w:val="24"/>
          <w:szCs w:val="24"/>
        </w:rPr>
        <w:t xml:space="preserve">. In this method, the blank was taken as </w:t>
      </w:r>
      <w:r w:rsidR="00C51313">
        <w:rPr>
          <w:rFonts w:ascii="Arial" w:hAnsi="Arial" w:cs="Arial"/>
          <w:sz w:val="24"/>
          <w:szCs w:val="24"/>
        </w:rPr>
        <w:t xml:space="preserve">the first </w:t>
      </w:r>
      <w:r w:rsidR="00BA383E">
        <w:rPr>
          <w:rFonts w:ascii="Arial" w:hAnsi="Arial" w:cs="Arial"/>
          <w:sz w:val="24"/>
          <w:szCs w:val="24"/>
        </w:rPr>
        <w:t>frame and the activity of all other frames ar</w:t>
      </w:r>
      <w:r w:rsidR="00C51313">
        <w:rPr>
          <w:rFonts w:ascii="Arial" w:hAnsi="Arial" w:cs="Arial"/>
          <w:sz w:val="24"/>
          <w:szCs w:val="24"/>
        </w:rPr>
        <w:t>e calculated as the difference o</w:t>
      </w:r>
      <w:r w:rsidR="00BA383E">
        <w:rPr>
          <w:rFonts w:ascii="Arial" w:hAnsi="Arial" w:cs="Arial"/>
          <w:sz w:val="24"/>
          <w:szCs w:val="24"/>
        </w:rPr>
        <w:t xml:space="preserve">f the frame from the ‘blank’ frame. This division by the blank is </w:t>
      </w:r>
      <w:r w:rsidR="00C51313">
        <w:rPr>
          <w:rFonts w:ascii="Arial" w:hAnsi="Arial" w:cs="Arial"/>
          <w:sz w:val="24"/>
          <w:szCs w:val="24"/>
        </w:rPr>
        <w:t>equivalent to</w:t>
      </w:r>
      <w:r w:rsidR="00BA383E">
        <w:rPr>
          <w:rFonts w:ascii="Arial" w:hAnsi="Arial" w:cs="Arial"/>
          <w:sz w:val="24"/>
          <w:szCs w:val="24"/>
        </w:rPr>
        <w:t xml:space="preserve"> subtracting and dividin</w:t>
      </w:r>
      <w:r w:rsidR="00C51313">
        <w:rPr>
          <w:rFonts w:ascii="Arial" w:hAnsi="Arial" w:cs="Arial"/>
          <w:sz w:val="24"/>
          <w:szCs w:val="24"/>
        </w:rPr>
        <w:t xml:space="preserve">g by the blank since the </w:t>
      </w:r>
      <w:r w:rsidR="00BA383E">
        <w:rPr>
          <w:rFonts w:ascii="Arial" w:hAnsi="Arial" w:cs="Arial"/>
          <w:sz w:val="24"/>
          <w:szCs w:val="24"/>
        </w:rPr>
        <w:t>optical imaging signal is relatively small (see Pouratia</w:t>
      </w:r>
      <w:r w:rsidR="009C5E55">
        <w:rPr>
          <w:rFonts w:ascii="Arial" w:hAnsi="Arial" w:cs="Arial"/>
          <w:sz w:val="24"/>
          <w:szCs w:val="24"/>
        </w:rPr>
        <w:t>n &amp; Toga, 2002</w:t>
      </w:r>
      <w:r w:rsidR="00C51313">
        <w:rPr>
          <w:rFonts w:ascii="Arial" w:hAnsi="Arial" w:cs="Arial"/>
          <w:sz w:val="24"/>
          <w:szCs w:val="24"/>
        </w:rPr>
        <w:t>).</w:t>
      </w:r>
    </w:p>
    <w:p w14:paraId="5AEAA0EC" w14:textId="77777777" w:rsidR="00B63540" w:rsidRDefault="00E55DAF" w:rsidP="008B6B05">
      <w:pPr>
        <w:spacing w:line="480" w:lineRule="auto"/>
        <w:rPr>
          <w:rFonts w:ascii="Arial" w:hAnsi="Arial" w:cs="Arial"/>
          <w:b/>
          <w:sz w:val="24"/>
          <w:szCs w:val="24"/>
        </w:rPr>
      </w:pPr>
      <w:r>
        <w:rPr>
          <w:rFonts w:ascii="Arial" w:hAnsi="Arial" w:cs="Arial"/>
          <w:noProof/>
          <w:sz w:val="24"/>
          <w:szCs w:val="24"/>
        </w:rPr>
        <w:drawing>
          <wp:inline distT="0" distB="0" distL="0" distR="0" wp14:anchorId="73EE4883" wp14:editId="1760C1ED">
            <wp:extent cx="3600450" cy="2886075"/>
            <wp:effectExtent l="0" t="0" r="0" b="9525"/>
            <wp:docPr id="1" name="Picture 1" descr="C:\Users\yamsan167\AppData\Local\Microsoft\Windows\INetCache\Content.Word\OI_timecour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msan167\AppData\Local\Microsoft\Windows\INetCache\Content.Word\OI_timecourse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450" cy="2886075"/>
                    </a:xfrm>
                    <a:prstGeom prst="rect">
                      <a:avLst/>
                    </a:prstGeom>
                    <a:noFill/>
                    <a:ln>
                      <a:noFill/>
                    </a:ln>
                  </pic:spPr>
                </pic:pic>
              </a:graphicData>
            </a:graphic>
          </wp:inline>
        </w:drawing>
      </w:r>
    </w:p>
    <w:p w14:paraId="762C59F8" w14:textId="02E8E251" w:rsidR="00BE7F0F" w:rsidRPr="00382A5B" w:rsidRDefault="00BE7F0F" w:rsidP="008B6B05">
      <w:pPr>
        <w:spacing w:line="480" w:lineRule="auto"/>
        <w:rPr>
          <w:rFonts w:ascii="Arial" w:hAnsi="Arial" w:cs="Arial"/>
          <w:i/>
          <w:sz w:val="24"/>
          <w:szCs w:val="24"/>
        </w:rPr>
      </w:pPr>
      <w:r w:rsidRPr="00382A5B">
        <w:rPr>
          <w:rFonts w:ascii="Arial" w:hAnsi="Arial" w:cs="Arial"/>
          <w:i/>
          <w:sz w:val="24"/>
          <w:szCs w:val="24"/>
        </w:rPr>
        <w:t xml:space="preserve">Figure </w:t>
      </w:r>
      <w:r w:rsidR="0023056A">
        <w:rPr>
          <w:rFonts w:ascii="Arial" w:hAnsi="Arial" w:cs="Arial"/>
          <w:i/>
          <w:sz w:val="24"/>
          <w:szCs w:val="24"/>
        </w:rPr>
        <w:t>3</w:t>
      </w:r>
      <w:r w:rsidRPr="00382A5B">
        <w:rPr>
          <w:rFonts w:ascii="Arial" w:hAnsi="Arial" w:cs="Arial"/>
          <w:i/>
          <w:sz w:val="24"/>
          <w:szCs w:val="24"/>
        </w:rPr>
        <w:t xml:space="preserve">: The </w:t>
      </w:r>
      <w:r w:rsidR="0023056A">
        <w:rPr>
          <w:rFonts w:ascii="Arial" w:hAnsi="Arial" w:cs="Arial"/>
          <w:i/>
          <w:sz w:val="24"/>
          <w:szCs w:val="24"/>
        </w:rPr>
        <w:t>time course of the OI haemodynamic signal for the duration of the stimulus presentation. The deoxyhaemoglobin levels briefly increase before decreasing, leading to a decrease in pixel intensity followed by an increase.</w:t>
      </w:r>
    </w:p>
    <w:p w14:paraId="1E846FF0" w14:textId="77777777" w:rsidR="00425AAD" w:rsidRPr="00382A5B" w:rsidRDefault="00EC3569" w:rsidP="008B6B05">
      <w:pPr>
        <w:spacing w:line="480" w:lineRule="auto"/>
        <w:rPr>
          <w:rFonts w:ascii="Arial" w:hAnsi="Arial" w:cs="Arial"/>
          <w:b/>
          <w:sz w:val="24"/>
          <w:szCs w:val="24"/>
        </w:rPr>
      </w:pPr>
      <w:r>
        <w:rPr>
          <w:rFonts w:ascii="Arial" w:hAnsi="Arial" w:cs="Arial"/>
          <w:b/>
          <w:sz w:val="24"/>
          <w:szCs w:val="24"/>
        </w:rPr>
        <w:t>Obtaining single condition and orientation maps</w:t>
      </w:r>
    </w:p>
    <w:p w14:paraId="59C712F1" w14:textId="66817FB8" w:rsidR="00382A5B" w:rsidRPr="00382A5B" w:rsidRDefault="00B21C2D" w:rsidP="008B6B05">
      <w:pPr>
        <w:spacing w:line="480" w:lineRule="auto"/>
        <w:rPr>
          <w:rFonts w:ascii="Arial" w:hAnsi="Arial" w:cs="Arial"/>
          <w:sz w:val="24"/>
          <w:szCs w:val="24"/>
        </w:rPr>
      </w:pPr>
      <w:r>
        <w:rPr>
          <w:rFonts w:ascii="Arial" w:hAnsi="Arial" w:cs="Arial"/>
          <w:sz w:val="24"/>
          <w:szCs w:val="24"/>
        </w:rPr>
        <w:lastRenderedPageBreak/>
        <w:t>The differential map is bandpass filtered in order to obtain the single condition map. This is done as follows. First the differential map is low pass filtered using a Gaussian kernel with a large sigma value</w:t>
      </w:r>
      <w:r w:rsidR="00EC3569">
        <w:rPr>
          <w:rFonts w:ascii="Arial" w:hAnsi="Arial" w:cs="Arial"/>
          <w:sz w:val="24"/>
          <w:szCs w:val="24"/>
        </w:rPr>
        <w:t xml:space="preserve"> (312.5 microns)</w:t>
      </w:r>
      <w:r>
        <w:rPr>
          <w:rFonts w:ascii="Arial" w:hAnsi="Arial" w:cs="Arial"/>
          <w:sz w:val="24"/>
          <w:szCs w:val="24"/>
        </w:rPr>
        <w:t xml:space="preserve">. The low pass filtered map is subtracted from the differential map to obtain the highpass filtered map which is once again filled with a Gaussian </w:t>
      </w:r>
      <w:r w:rsidR="00EC3569">
        <w:rPr>
          <w:rFonts w:ascii="Arial" w:hAnsi="Arial" w:cs="Arial"/>
          <w:sz w:val="24"/>
          <w:szCs w:val="24"/>
        </w:rPr>
        <w:t>kernel with a small sigma value (100 microns). The resulting map is the single condition map (</w:t>
      </w:r>
      <w:r w:rsidR="00F2310D">
        <w:rPr>
          <w:rFonts w:ascii="Arial" w:hAnsi="Arial" w:cs="Arial"/>
          <w:sz w:val="24"/>
          <w:szCs w:val="24"/>
        </w:rPr>
        <w:t>SCM</w:t>
      </w:r>
      <w:r w:rsidR="0013591C">
        <w:rPr>
          <w:rFonts w:ascii="Arial" w:hAnsi="Arial" w:cs="Arial"/>
          <w:sz w:val="24"/>
          <w:szCs w:val="24"/>
        </w:rPr>
        <w:t>; see figure 4</w:t>
      </w:r>
      <w:r w:rsidR="00EC3569">
        <w:rPr>
          <w:rFonts w:ascii="Arial" w:hAnsi="Arial" w:cs="Arial"/>
          <w:sz w:val="24"/>
          <w:szCs w:val="24"/>
        </w:rPr>
        <w:t>)</w:t>
      </w:r>
      <w:r w:rsidR="00F2310D">
        <w:rPr>
          <w:rFonts w:ascii="Arial" w:hAnsi="Arial" w:cs="Arial"/>
          <w:sz w:val="24"/>
          <w:szCs w:val="24"/>
        </w:rPr>
        <w:t>.</w:t>
      </w:r>
    </w:p>
    <w:p w14:paraId="452E8FB3" w14:textId="093DEC77" w:rsidR="00382A5B" w:rsidRPr="00382A5B" w:rsidRDefault="002A1C87" w:rsidP="008B6B05">
      <w:pPr>
        <w:spacing w:line="480" w:lineRule="auto"/>
        <w:rPr>
          <w:rFonts w:ascii="Arial" w:hAnsi="Arial" w:cs="Arial"/>
          <w:sz w:val="24"/>
          <w:szCs w:val="24"/>
        </w:rPr>
      </w:pPr>
      <w:r>
        <w:rPr>
          <w:rFonts w:ascii="Arial" w:hAnsi="Arial" w:cs="Arial"/>
          <w:noProof/>
          <w:sz w:val="24"/>
          <w:szCs w:val="24"/>
        </w:rPr>
        <w:drawing>
          <wp:inline distT="0" distB="0" distL="0" distR="0" wp14:anchorId="75FC7025" wp14:editId="27A1E794">
            <wp:extent cx="5934075" cy="3400425"/>
            <wp:effectExtent l="0" t="0" r="9525" b="9525"/>
            <wp:docPr id="3" name="Picture 2" descr="Supp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pp_fig1"/>
                    <pic:cNvPicPr>
                      <a:picLocks noChangeAspect="1" noChangeArrowheads="1"/>
                    </pic:cNvPicPr>
                  </pic:nvPicPr>
                  <pic:blipFill>
                    <a:blip r:embed="rId9">
                      <a:extLst>
                        <a:ext uri="{28A0092B-C50C-407E-A947-70E740481C1C}">
                          <a14:useLocalDpi xmlns:a14="http://schemas.microsoft.com/office/drawing/2010/main" val="0"/>
                        </a:ext>
                      </a:extLst>
                    </a:blip>
                    <a:srcRect b="15190"/>
                    <a:stretch>
                      <a:fillRect/>
                    </a:stretch>
                  </pic:blipFill>
                  <pic:spPr bwMode="auto">
                    <a:xfrm>
                      <a:off x="0" y="0"/>
                      <a:ext cx="5934075" cy="3400425"/>
                    </a:xfrm>
                    <a:prstGeom prst="rect">
                      <a:avLst/>
                    </a:prstGeom>
                    <a:noFill/>
                    <a:ln>
                      <a:noFill/>
                    </a:ln>
                  </pic:spPr>
                </pic:pic>
              </a:graphicData>
            </a:graphic>
          </wp:inline>
        </w:drawing>
      </w:r>
    </w:p>
    <w:p w14:paraId="264BB24D" w14:textId="71DA8014" w:rsidR="008B6B05" w:rsidRPr="004F5C56" w:rsidRDefault="004F5C56" w:rsidP="008B6B05">
      <w:pPr>
        <w:spacing w:line="480" w:lineRule="auto"/>
        <w:rPr>
          <w:rFonts w:ascii="Arial" w:hAnsi="Arial" w:cs="Arial"/>
          <w:i/>
          <w:sz w:val="24"/>
          <w:szCs w:val="24"/>
        </w:rPr>
      </w:pPr>
      <w:r w:rsidRPr="004F5C56">
        <w:rPr>
          <w:rFonts w:ascii="Arial" w:hAnsi="Arial" w:cs="Arial"/>
          <w:i/>
          <w:sz w:val="24"/>
          <w:szCs w:val="24"/>
        </w:rPr>
        <w:t>Figure 4:</w:t>
      </w:r>
      <w:r>
        <w:rPr>
          <w:rFonts w:ascii="Arial" w:hAnsi="Arial" w:cs="Arial"/>
          <w:i/>
          <w:sz w:val="24"/>
          <w:szCs w:val="24"/>
        </w:rPr>
        <w:t xml:space="preserve"> The filtering process used to generate single condition maps. The differential maps are </w:t>
      </w:r>
      <w:r w:rsidR="0013591C">
        <w:rPr>
          <w:rFonts w:ascii="Arial" w:hAnsi="Arial" w:cs="Arial"/>
          <w:i/>
          <w:sz w:val="24"/>
          <w:szCs w:val="24"/>
        </w:rPr>
        <w:t>first high-pass filtered to remove spatial scale signals and a smaller low-pass, smoothing filter was used to remove the high spatial noise.</w:t>
      </w:r>
    </w:p>
    <w:p w14:paraId="4103F982" w14:textId="34E6D07E" w:rsidR="00E845F1" w:rsidRDefault="00EC3569" w:rsidP="008B6B05">
      <w:pPr>
        <w:spacing w:line="480" w:lineRule="auto"/>
        <w:rPr>
          <w:rFonts w:ascii="Arial" w:hAnsi="Arial" w:cs="Arial"/>
          <w:sz w:val="24"/>
          <w:szCs w:val="24"/>
        </w:rPr>
      </w:pPr>
      <w:r>
        <w:rPr>
          <w:rFonts w:ascii="Arial" w:hAnsi="Arial" w:cs="Arial"/>
          <w:sz w:val="24"/>
          <w:szCs w:val="24"/>
        </w:rPr>
        <w:t xml:space="preserve">The single condition maps obtained for each orientation are then vector averaged </w:t>
      </w:r>
      <w:r w:rsidRPr="00063F97">
        <w:rPr>
          <w:rFonts w:ascii="Arial" w:hAnsi="Arial" w:cs="Arial"/>
          <w:sz w:val="24"/>
          <w:szCs w:val="24"/>
        </w:rPr>
        <w:t>(Swindale, 19</w:t>
      </w:r>
      <w:r w:rsidR="0009271E" w:rsidRPr="00063F97">
        <w:rPr>
          <w:rFonts w:ascii="Arial" w:hAnsi="Arial" w:cs="Arial"/>
          <w:sz w:val="24"/>
          <w:szCs w:val="24"/>
        </w:rPr>
        <w:t>98</w:t>
      </w:r>
      <w:r w:rsidRPr="00063F97">
        <w:rPr>
          <w:rFonts w:ascii="Arial" w:hAnsi="Arial" w:cs="Arial"/>
          <w:sz w:val="24"/>
          <w:szCs w:val="24"/>
        </w:rPr>
        <w:t>) to</w:t>
      </w:r>
      <w:r>
        <w:rPr>
          <w:rFonts w:ascii="Arial" w:hAnsi="Arial" w:cs="Arial"/>
          <w:sz w:val="24"/>
          <w:szCs w:val="24"/>
        </w:rPr>
        <w:t xml:space="preserve"> </w:t>
      </w:r>
      <w:ins w:id="137" w:author="Trichur Vidyasagar" w:date="2017-10-27T09:26:00Z">
        <w:r w:rsidR="0035046F">
          <w:rPr>
            <w:rFonts w:ascii="Arial" w:hAnsi="Arial" w:cs="Arial"/>
            <w:sz w:val="24"/>
            <w:szCs w:val="24"/>
          </w:rPr>
          <w:t>create</w:t>
        </w:r>
      </w:ins>
      <w:del w:id="138" w:author="Trichur Vidyasagar" w:date="2017-10-27T09:26:00Z">
        <w:r w:rsidDel="0035046F">
          <w:rPr>
            <w:rFonts w:ascii="Arial" w:hAnsi="Arial" w:cs="Arial"/>
            <w:sz w:val="24"/>
            <w:szCs w:val="24"/>
          </w:rPr>
          <w:delText>get</w:delText>
        </w:r>
      </w:del>
      <w:r>
        <w:rPr>
          <w:rFonts w:ascii="Arial" w:hAnsi="Arial" w:cs="Arial"/>
          <w:sz w:val="24"/>
          <w:szCs w:val="24"/>
        </w:rPr>
        <w:t xml:space="preserve"> the orientation </w:t>
      </w:r>
      <w:del w:id="139" w:author="Trichur Vidyasagar" w:date="2017-10-27T09:26:00Z">
        <w:r w:rsidDel="0087430D">
          <w:rPr>
            <w:rFonts w:ascii="Arial" w:hAnsi="Arial" w:cs="Arial"/>
            <w:sz w:val="24"/>
            <w:szCs w:val="24"/>
          </w:rPr>
          <w:delText xml:space="preserve">selectivity </w:delText>
        </w:r>
      </w:del>
      <w:ins w:id="140" w:author="Trichur Vidyasagar" w:date="2017-10-27T09:26:00Z">
        <w:r w:rsidR="0087430D">
          <w:rPr>
            <w:rFonts w:ascii="Arial" w:hAnsi="Arial" w:cs="Arial"/>
            <w:sz w:val="24"/>
            <w:szCs w:val="24"/>
          </w:rPr>
          <w:t xml:space="preserve">domain </w:t>
        </w:r>
      </w:ins>
      <w:r>
        <w:rPr>
          <w:rFonts w:ascii="Arial" w:hAnsi="Arial" w:cs="Arial"/>
          <w:sz w:val="24"/>
          <w:szCs w:val="24"/>
        </w:rPr>
        <w:t>map.</w:t>
      </w:r>
    </w:p>
    <w:p w14:paraId="1C86AEE7" w14:textId="77777777" w:rsidR="00E845F1" w:rsidRDefault="00E845F1">
      <w:pPr>
        <w:rPr>
          <w:rFonts w:ascii="Arial" w:hAnsi="Arial" w:cs="Arial"/>
          <w:sz w:val="24"/>
          <w:szCs w:val="24"/>
        </w:rPr>
      </w:pPr>
      <w:r>
        <w:rPr>
          <w:rFonts w:ascii="Arial" w:hAnsi="Arial" w:cs="Arial"/>
          <w:sz w:val="24"/>
          <w:szCs w:val="24"/>
        </w:rPr>
        <w:br w:type="page"/>
      </w:r>
    </w:p>
    <w:p w14:paraId="59F16C85" w14:textId="3BB87D25" w:rsidR="00063F97" w:rsidRDefault="00063F97" w:rsidP="008B6B05">
      <w:pPr>
        <w:spacing w:line="480" w:lineRule="auto"/>
        <w:rPr>
          <w:rFonts w:ascii="Arial" w:hAnsi="Arial" w:cs="Arial"/>
          <w:b/>
          <w:sz w:val="28"/>
          <w:szCs w:val="28"/>
        </w:rPr>
      </w:pPr>
      <w:r w:rsidRPr="00063F97">
        <w:rPr>
          <w:rFonts w:ascii="Arial" w:hAnsi="Arial" w:cs="Arial"/>
          <w:b/>
          <w:sz w:val="28"/>
          <w:szCs w:val="28"/>
        </w:rPr>
        <w:lastRenderedPageBreak/>
        <w:t>References</w:t>
      </w:r>
    </w:p>
    <w:p w14:paraId="01179B60" w14:textId="77777777" w:rsidR="00063F97" w:rsidRDefault="00063F97" w:rsidP="00063F97">
      <w:pPr>
        <w:pStyle w:val="NormalWeb"/>
        <w:ind w:left="480" w:hanging="480"/>
      </w:pPr>
      <w:r>
        <w:t xml:space="preserve">Enroth-Cugell, B. Y. C., &amp; Robson, J. G. (1966). The Contrast Sensitivity of Retinal Ganglion Cells of the Cat. </w:t>
      </w:r>
      <w:r>
        <w:rPr>
          <w:i/>
          <w:iCs/>
        </w:rPr>
        <w:t>Journal of Physiology</w:t>
      </w:r>
      <w:r>
        <w:t xml:space="preserve">, </w:t>
      </w:r>
      <w:r>
        <w:rPr>
          <w:i/>
          <w:iCs/>
        </w:rPr>
        <w:t>187</w:t>
      </w:r>
      <w:r>
        <w:t>, 517–552.</w:t>
      </w:r>
    </w:p>
    <w:p w14:paraId="01B0685A" w14:textId="16636C88" w:rsidR="00063F97" w:rsidRDefault="00063F97" w:rsidP="00063F97">
      <w:pPr>
        <w:pStyle w:val="NormalWeb"/>
        <w:ind w:left="480" w:hanging="480"/>
      </w:pPr>
      <w:r>
        <w:t xml:space="preserve">Frostig, R. D., Lieke, E. E., Ts’o, D. Y., &amp; Grinvald, a. (1990). Cortical functional architecture and local coupling between neuronal activity and the microcirculation revealed by in vivo high-resolution optical imaging of intrinsic signals. </w:t>
      </w:r>
      <w:r>
        <w:rPr>
          <w:i/>
          <w:iCs/>
        </w:rPr>
        <w:t>PNAS</w:t>
      </w:r>
      <w:r>
        <w:t xml:space="preserve">, </w:t>
      </w:r>
      <w:r>
        <w:rPr>
          <w:i/>
          <w:iCs/>
        </w:rPr>
        <w:t>87</w:t>
      </w:r>
      <w:r>
        <w:t xml:space="preserve">(16), 6082–6. </w:t>
      </w:r>
    </w:p>
    <w:p w14:paraId="679FFA31" w14:textId="7F474929" w:rsidR="00063F97" w:rsidRDefault="00063F97" w:rsidP="00063F97">
      <w:pPr>
        <w:pStyle w:val="NormalWeb"/>
        <w:ind w:left="480" w:hanging="480"/>
      </w:pPr>
      <w:r>
        <w:t xml:space="preserve">Hooser, S. D. Van, Roy, A., Rhodes, H. J., Culp, J. H., &amp; Fitzpatrick, D. (2013). Transformation of Receptive Field Properties from Lateral Geniculate Nucleus to Superficial V1 in the Tree Shrew. </w:t>
      </w:r>
      <w:r>
        <w:rPr>
          <w:i/>
          <w:iCs/>
        </w:rPr>
        <w:t>The Journal of Neuroscience</w:t>
      </w:r>
      <w:r>
        <w:t xml:space="preserve">, </w:t>
      </w:r>
      <w:r>
        <w:rPr>
          <w:i/>
          <w:iCs/>
        </w:rPr>
        <w:t>33</w:t>
      </w:r>
      <w:r>
        <w:t xml:space="preserve">(28), 11494–11505. </w:t>
      </w:r>
    </w:p>
    <w:p w14:paraId="7F4E29A9" w14:textId="77777777" w:rsidR="00063F97" w:rsidRDefault="00063F97" w:rsidP="00063F97">
      <w:pPr>
        <w:pStyle w:val="NormalWeb"/>
        <w:ind w:left="480" w:hanging="480"/>
      </w:pPr>
      <w:r>
        <w:t xml:space="preserve">Hubel, D. H., &amp; Wiesel, T. N. (1962). Receptive Fields, Binocular Interaction and Functional Architecture in the Cat’s Visual Cortex. </w:t>
      </w:r>
      <w:r>
        <w:rPr>
          <w:i/>
          <w:iCs/>
        </w:rPr>
        <w:t>Journal of Physiology</w:t>
      </w:r>
      <w:r>
        <w:t xml:space="preserve">, </w:t>
      </w:r>
      <w:r>
        <w:rPr>
          <w:i/>
          <w:iCs/>
        </w:rPr>
        <w:t>160</w:t>
      </w:r>
      <w:r>
        <w:t>, 106–154.</w:t>
      </w:r>
    </w:p>
    <w:p w14:paraId="74A133A6" w14:textId="77777777" w:rsidR="00063F97" w:rsidRDefault="00063F97" w:rsidP="00063F97">
      <w:pPr>
        <w:pStyle w:val="NormalWeb"/>
        <w:ind w:left="480" w:hanging="480"/>
      </w:pPr>
      <w:r>
        <w:t xml:space="preserve">Malonek, D., &amp; Grinvald, A. (1997). Vascular Regulation at Sub Millimeter Range: Sources of Intrinsic Signals for High Resolution Optical Imaging. In A. Villringer &amp; U. Dirnagl (Eds.), </w:t>
      </w:r>
      <w:r>
        <w:rPr>
          <w:i/>
          <w:iCs/>
        </w:rPr>
        <w:t>Optical Imaging of Brain Function and Metabolism 2: Physiological Basis and Comparison to Other Functional Neuroimaging Methods</w:t>
      </w:r>
      <w:r>
        <w:t xml:space="preserve"> (1st ed., pp. 215–221). New York: Plenum Press.</w:t>
      </w:r>
    </w:p>
    <w:p w14:paraId="67475FDD" w14:textId="77777777" w:rsidR="00063F97" w:rsidRDefault="00063F97" w:rsidP="00063F97">
      <w:pPr>
        <w:pStyle w:val="NormalWeb"/>
        <w:ind w:left="480" w:hanging="480"/>
      </w:pPr>
      <w:r>
        <w:t xml:space="preserve">Pouratian, N., &amp; Toga, A. W. (2002). Optical Imaging Based on Intrinsic Signals. In A. W. T. &amp; J. C. Mazziotta (Ed.), </w:t>
      </w:r>
      <w:r>
        <w:rPr>
          <w:i/>
          <w:iCs/>
        </w:rPr>
        <w:t>Brain Mapping: The Methods</w:t>
      </w:r>
      <w:r>
        <w:t xml:space="preserve"> (2nd ed., pp. 97–140). Academic Press.</w:t>
      </w:r>
    </w:p>
    <w:p w14:paraId="3835852A" w14:textId="77777777" w:rsidR="00063F97" w:rsidRDefault="00063F97" w:rsidP="00063F97">
      <w:pPr>
        <w:pStyle w:val="NormalWeb"/>
        <w:ind w:left="480" w:hanging="480"/>
      </w:pPr>
      <w:r>
        <w:t xml:space="preserve">Skottun, B.C., De Valois,R.L., Grover, D.H., Movshon, A., Albrecht, A. B. B. (1991). Classifying simple and complec cells on the basis of response modulation. </w:t>
      </w:r>
      <w:r>
        <w:rPr>
          <w:i/>
          <w:iCs/>
        </w:rPr>
        <w:t>Vision Research</w:t>
      </w:r>
      <w:r>
        <w:t xml:space="preserve">, </w:t>
      </w:r>
      <w:r>
        <w:rPr>
          <w:i/>
          <w:iCs/>
        </w:rPr>
        <w:t>31</w:t>
      </w:r>
      <w:r>
        <w:t>(7/8), 1079–1086.</w:t>
      </w:r>
    </w:p>
    <w:p w14:paraId="78427AF7" w14:textId="77777777" w:rsidR="00063F97" w:rsidRDefault="00063F97" w:rsidP="00063F97">
      <w:pPr>
        <w:pStyle w:val="NormalWeb"/>
        <w:ind w:left="480" w:hanging="480"/>
      </w:pPr>
      <w:r>
        <w:t xml:space="preserve">Swindale, N. V. (1998). Orientation tuning curves: empirical description and estimation of parameters. </w:t>
      </w:r>
      <w:r>
        <w:rPr>
          <w:i/>
          <w:iCs/>
        </w:rPr>
        <w:t>Biological Cybernetics</w:t>
      </w:r>
      <w:r>
        <w:t xml:space="preserve">, </w:t>
      </w:r>
      <w:r>
        <w:rPr>
          <w:i/>
          <w:iCs/>
        </w:rPr>
        <w:t>78</w:t>
      </w:r>
      <w:r>
        <w:t>(1), 45–56.</w:t>
      </w:r>
    </w:p>
    <w:p w14:paraId="29744659" w14:textId="77777777" w:rsidR="00063F97" w:rsidRDefault="00063F97" w:rsidP="00063F97">
      <w:pPr>
        <w:pStyle w:val="NormalWeb"/>
        <w:ind w:left="480" w:hanging="480"/>
      </w:pPr>
      <w:r>
        <w:t xml:space="preserve">Ts’o, D. Y., Frostig, R. D., Lieke, E. E., &amp; Grinvald, A. (1990). Functional Organisation of Primate Visual Cortex Revealed by High Resolution Optical Imaging. </w:t>
      </w:r>
      <w:r>
        <w:rPr>
          <w:i/>
          <w:iCs/>
        </w:rPr>
        <w:t>Science</w:t>
      </w:r>
      <w:r>
        <w:t xml:space="preserve">, </w:t>
      </w:r>
      <w:r>
        <w:rPr>
          <w:i/>
          <w:iCs/>
        </w:rPr>
        <w:t>249</w:t>
      </w:r>
      <w:r>
        <w:t>(4967), 417–420.</w:t>
      </w:r>
    </w:p>
    <w:p w14:paraId="2FA5C896" w14:textId="77777777" w:rsidR="00063F97" w:rsidRPr="00063F97" w:rsidRDefault="00063F97" w:rsidP="008B6B05">
      <w:pPr>
        <w:spacing w:line="480" w:lineRule="auto"/>
        <w:rPr>
          <w:rFonts w:ascii="Arial" w:hAnsi="Arial" w:cs="Arial"/>
          <w:b/>
          <w:sz w:val="28"/>
          <w:szCs w:val="28"/>
        </w:rPr>
      </w:pPr>
    </w:p>
    <w:sectPr w:rsidR="00063F97" w:rsidRPr="00063F9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6" w:author="Trichur Vidyasagar" w:date="2017-10-26T11:20:00Z" w:initials="TV">
    <w:p w14:paraId="5B6E94EC" w14:textId="008A5E2D" w:rsidR="0035046F" w:rsidRDefault="0035046F">
      <w:pPr>
        <w:pStyle w:val="CommentText"/>
      </w:pPr>
      <w:r>
        <w:rPr>
          <w:rStyle w:val="CommentReference"/>
        </w:rPr>
        <w:annotationRef/>
      </w:r>
      <w:r>
        <w:t>I like the table.</w:t>
      </w:r>
    </w:p>
  </w:comment>
  <w:comment w:id="47" w:author="Trichur Vidyasagar" w:date="2017-10-27T08:55:00Z" w:initials="TV">
    <w:p w14:paraId="3C393194" w14:textId="77777777" w:rsidR="0035046F" w:rsidRDefault="0035046F">
      <w:pPr>
        <w:pStyle w:val="CommentText"/>
      </w:pPr>
      <w:r>
        <w:rPr>
          <w:rStyle w:val="CommentReference"/>
        </w:rPr>
        <w:annotationRef/>
      </w:r>
    </w:p>
    <w:p w14:paraId="5C2B88E6" w14:textId="51B5653E" w:rsidR="0035046F" w:rsidRDefault="0035046F">
      <w:pPr>
        <w:pStyle w:val="CommentText"/>
      </w:pPr>
      <w:r>
        <w:t>YAMNI:: This cant be quite right. We always digitized at at least twice the high frequency cut-off of the filter. Cut-ff was probably 5 KHz or a max of 6, not 7.5.</w:t>
      </w:r>
    </w:p>
  </w:comment>
  <w:comment w:id="63" w:author="Trichur Vidyasagar" w:date="2017-10-27T08:58:00Z" w:initials="TV">
    <w:p w14:paraId="76637F37" w14:textId="325370D8" w:rsidR="0035046F" w:rsidRDefault="0035046F">
      <w:pPr>
        <w:pStyle w:val="CommentText"/>
      </w:pPr>
      <w:r>
        <w:rPr>
          <w:rStyle w:val="CommentReference"/>
        </w:rPr>
        <w:annotationRef/>
      </w:r>
      <w:r>
        <w:t>We wodl have used higher SFs – especially in macaques.</w:t>
      </w:r>
    </w:p>
  </w:comment>
  <w:comment w:id="86" w:author="Trichur Vidyasagar" w:date="2017-10-27T09:03:00Z" w:initials="TV">
    <w:p w14:paraId="72A60C87" w14:textId="1CBCC768" w:rsidR="0035046F" w:rsidRDefault="0035046F">
      <w:pPr>
        <w:pStyle w:val="CommentText"/>
      </w:pPr>
      <w:r>
        <w:rPr>
          <w:rStyle w:val="CommentReference"/>
        </w:rPr>
        <w:annotationRef/>
      </w:r>
      <w:r>
        <w:t>P{lease show 95% confidence limits or se as well.</w:t>
      </w:r>
    </w:p>
  </w:comment>
  <w:comment w:id="101" w:author="Trichur Vidyasagar" w:date="2017-10-27T09:11:00Z" w:initials="TV">
    <w:p w14:paraId="3A6BA556" w14:textId="15093EA3" w:rsidR="0035046F" w:rsidRDefault="0035046F">
      <w:pPr>
        <w:pStyle w:val="CommentText"/>
      </w:pPr>
      <w:r>
        <w:rPr>
          <w:rStyle w:val="CommentReference"/>
        </w:rPr>
        <w:annotationRef/>
      </w:r>
      <w:r>
        <w:t>What is it? Give the formula.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6E94EC" w15:done="0"/>
  <w15:commentEx w15:paraId="5C2B88E6" w15:done="0"/>
  <w15:commentEx w15:paraId="76637F37" w15:done="0"/>
  <w15:commentEx w15:paraId="72A60C87" w15:done="0"/>
  <w15:commentEx w15:paraId="3A6BA55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AAD"/>
    <w:rsid w:val="00001688"/>
    <w:rsid w:val="000165F9"/>
    <w:rsid w:val="0002573E"/>
    <w:rsid w:val="00044DC3"/>
    <w:rsid w:val="0005658A"/>
    <w:rsid w:val="00063F97"/>
    <w:rsid w:val="000644A7"/>
    <w:rsid w:val="0009271E"/>
    <w:rsid w:val="00093286"/>
    <w:rsid w:val="0009354E"/>
    <w:rsid w:val="000A0EFB"/>
    <w:rsid w:val="000B4CCE"/>
    <w:rsid w:val="000C0468"/>
    <w:rsid w:val="000C1FA3"/>
    <w:rsid w:val="000C7AF5"/>
    <w:rsid w:val="000F538C"/>
    <w:rsid w:val="0011009F"/>
    <w:rsid w:val="0013591C"/>
    <w:rsid w:val="001464B5"/>
    <w:rsid w:val="00150292"/>
    <w:rsid w:val="001510F2"/>
    <w:rsid w:val="001844B1"/>
    <w:rsid w:val="001960D7"/>
    <w:rsid w:val="001A5319"/>
    <w:rsid w:val="001B164A"/>
    <w:rsid w:val="001E489C"/>
    <w:rsid w:val="001E77D6"/>
    <w:rsid w:val="001F2AEF"/>
    <w:rsid w:val="0023056A"/>
    <w:rsid w:val="00231D1D"/>
    <w:rsid w:val="00235C14"/>
    <w:rsid w:val="00247FBF"/>
    <w:rsid w:val="0025554C"/>
    <w:rsid w:val="00267BB9"/>
    <w:rsid w:val="00281279"/>
    <w:rsid w:val="002835D9"/>
    <w:rsid w:val="002A1C87"/>
    <w:rsid w:val="002C5262"/>
    <w:rsid w:val="002C7E87"/>
    <w:rsid w:val="002D3F4D"/>
    <w:rsid w:val="002F5AB7"/>
    <w:rsid w:val="002F7192"/>
    <w:rsid w:val="00307D4B"/>
    <w:rsid w:val="00334F36"/>
    <w:rsid w:val="0034200E"/>
    <w:rsid w:val="0035046F"/>
    <w:rsid w:val="00373558"/>
    <w:rsid w:val="00382A5B"/>
    <w:rsid w:val="003C166F"/>
    <w:rsid w:val="003C381D"/>
    <w:rsid w:val="003C6BF2"/>
    <w:rsid w:val="003D46B4"/>
    <w:rsid w:val="003E2D90"/>
    <w:rsid w:val="003E5B3F"/>
    <w:rsid w:val="004020E2"/>
    <w:rsid w:val="0040212C"/>
    <w:rsid w:val="004053A6"/>
    <w:rsid w:val="004142B2"/>
    <w:rsid w:val="00423791"/>
    <w:rsid w:val="00425AAD"/>
    <w:rsid w:val="0043304A"/>
    <w:rsid w:val="0043335F"/>
    <w:rsid w:val="00440A1B"/>
    <w:rsid w:val="00465A31"/>
    <w:rsid w:val="00492DC2"/>
    <w:rsid w:val="004A422F"/>
    <w:rsid w:val="004C3434"/>
    <w:rsid w:val="004C6C8C"/>
    <w:rsid w:val="004E75E7"/>
    <w:rsid w:val="004F5C56"/>
    <w:rsid w:val="0051144C"/>
    <w:rsid w:val="00555873"/>
    <w:rsid w:val="00556DD1"/>
    <w:rsid w:val="00577FDC"/>
    <w:rsid w:val="00595D44"/>
    <w:rsid w:val="00597A79"/>
    <w:rsid w:val="005A5255"/>
    <w:rsid w:val="005E0EAD"/>
    <w:rsid w:val="00606766"/>
    <w:rsid w:val="0063227E"/>
    <w:rsid w:val="00663856"/>
    <w:rsid w:val="00663DCE"/>
    <w:rsid w:val="00683816"/>
    <w:rsid w:val="006853AD"/>
    <w:rsid w:val="00685CDA"/>
    <w:rsid w:val="006921DA"/>
    <w:rsid w:val="006B4310"/>
    <w:rsid w:val="007034E4"/>
    <w:rsid w:val="007166F0"/>
    <w:rsid w:val="0073202A"/>
    <w:rsid w:val="00742BA0"/>
    <w:rsid w:val="00746923"/>
    <w:rsid w:val="00770AEF"/>
    <w:rsid w:val="00776D7C"/>
    <w:rsid w:val="00792F32"/>
    <w:rsid w:val="00793336"/>
    <w:rsid w:val="00793893"/>
    <w:rsid w:val="0079752F"/>
    <w:rsid w:val="007A2C04"/>
    <w:rsid w:val="007B61D2"/>
    <w:rsid w:val="007D1DA2"/>
    <w:rsid w:val="007F381F"/>
    <w:rsid w:val="00801E94"/>
    <w:rsid w:val="00804F3E"/>
    <w:rsid w:val="00811C6C"/>
    <w:rsid w:val="008220CC"/>
    <w:rsid w:val="008223C4"/>
    <w:rsid w:val="008352AF"/>
    <w:rsid w:val="0083761C"/>
    <w:rsid w:val="00843B2D"/>
    <w:rsid w:val="00865BD4"/>
    <w:rsid w:val="0086738B"/>
    <w:rsid w:val="0087430D"/>
    <w:rsid w:val="0087669A"/>
    <w:rsid w:val="00890077"/>
    <w:rsid w:val="008B6B05"/>
    <w:rsid w:val="008C2CC0"/>
    <w:rsid w:val="008E46B1"/>
    <w:rsid w:val="008F0641"/>
    <w:rsid w:val="009040ED"/>
    <w:rsid w:val="00905B4A"/>
    <w:rsid w:val="009107C8"/>
    <w:rsid w:val="0092172D"/>
    <w:rsid w:val="00942C11"/>
    <w:rsid w:val="00944324"/>
    <w:rsid w:val="00961FB5"/>
    <w:rsid w:val="00965E9B"/>
    <w:rsid w:val="009714AE"/>
    <w:rsid w:val="00974D08"/>
    <w:rsid w:val="009B631D"/>
    <w:rsid w:val="009C0512"/>
    <w:rsid w:val="009C5E55"/>
    <w:rsid w:val="009D7B2B"/>
    <w:rsid w:val="009F1A91"/>
    <w:rsid w:val="009F6804"/>
    <w:rsid w:val="009F7AB7"/>
    <w:rsid w:val="00A34739"/>
    <w:rsid w:val="00A47E26"/>
    <w:rsid w:val="00A6630E"/>
    <w:rsid w:val="00A71F1B"/>
    <w:rsid w:val="00A82B1C"/>
    <w:rsid w:val="00A948D8"/>
    <w:rsid w:val="00A95E9E"/>
    <w:rsid w:val="00AD2650"/>
    <w:rsid w:val="00AF3AD5"/>
    <w:rsid w:val="00B21C2D"/>
    <w:rsid w:val="00B30DEE"/>
    <w:rsid w:val="00B32340"/>
    <w:rsid w:val="00B5651A"/>
    <w:rsid w:val="00B63065"/>
    <w:rsid w:val="00B63540"/>
    <w:rsid w:val="00B83622"/>
    <w:rsid w:val="00B95127"/>
    <w:rsid w:val="00BA383E"/>
    <w:rsid w:val="00BD1BE8"/>
    <w:rsid w:val="00BD3DC2"/>
    <w:rsid w:val="00BE7F0F"/>
    <w:rsid w:val="00C4008F"/>
    <w:rsid w:val="00C47F2D"/>
    <w:rsid w:val="00C51313"/>
    <w:rsid w:val="00C661F3"/>
    <w:rsid w:val="00CA0C48"/>
    <w:rsid w:val="00CA7C98"/>
    <w:rsid w:val="00CD7214"/>
    <w:rsid w:val="00CE61D3"/>
    <w:rsid w:val="00CF2BC6"/>
    <w:rsid w:val="00CF65F9"/>
    <w:rsid w:val="00CF7AFC"/>
    <w:rsid w:val="00D00AD9"/>
    <w:rsid w:val="00D435F1"/>
    <w:rsid w:val="00D71B14"/>
    <w:rsid w:val="00DB5101"/>
    <w:rsid w:val="00E155F9"/>
    <w:rsid w:val="00E20652"/>
    <w:rsid w:val="00E33F9F"/>
    <w:rsid w:val="00E407A4"/>
    <w:rsid w:val="00E55DAF"/>
    <w:rsid w:val="00E845F1"/>
    <w:rsid w:val="00E95224"/>
    <w:rsid w:val="00E95876"/>
    <w:rsid w:val="00EA062A"/>
    <w:rsid w:val="00EB78D8"/>
    <w:rsid w:val="00EC3569"/>
    <w:rsid w:val="00ED73BC"/>
    <w:rsid w:val="00EF4A58"/>
    <w:rsid w:val="00F2310D"/>
    <w:rsid w:val="00F44073"/>
    <w:rsid w:val="00F475B1"/>
    <w:rsid w:val="00F6714D"/>
    <w:rsid w:val="00F67A27"/>
    <w:rsid w:val="00F735E8"/>
    <w:rsid w:val="00F80E04"/>
    <w:rsid w:val="00F85832"/>
    <w:rsid w:val="00F92DE7"/>
    <w:rsid w:val="00FA79B3"/>
    <w:rsid w:val="00FB1F36"/>
    <w:rsid w:val="00FB3A06"/>
    <w:rsid w:val="00FD6D81"/>
    <w:rsid w:val="00FE5930"/>
    <w:rsid w:val="00FE7004"/>
    <w:rsid w:val="00FF60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0172559"/>
  <w15:docId w15:val="{D05DD4C0-06F0-4063-81EA-6AF6275E3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5A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735E8"/>
    <w:rPr>
      <w:sz w:val="16"/>
      <w:szCs w:val="16"/>
    </w:rPr>
  </w:style>
  <w:style w:type="paragraph" w:styleId="CommentText">
    <w:name w:val="annotation text"/>
    <w:basedOn w:val="Normal"/>
    <w:link w:val="CommentTextChar"/>
    <w:uiPriority w:val="99"/>
    <w:semiHidden/>
    <w:unhideWhenUsed/>
    <w:rsid w:val="00F735E8"/>
    <w:pPr>
      <w:spacing w:line="240" w:lineRule="auto"/>
    </w:pPr>
    <w:rPr>
      <w:sz w:val="20"/>
      <w:szCs w:val="20"/>
    </w:rPr>
  </w:style>
  <w:style w:type="character" w:customStyle="1" w:styleId="CommentTextChar">
    <w:name w:val="Comment Text Char"/>
    <w:basedOn w:val="DefaultParagraphFont"/>
    <w:link w:val="CommentText"/>
    <w:uiPriority w:val="99"/>
    <w:semiHidden/>
    <w:rsid w:val="00F735E8"/>
    <w:rPr>
      <w:sz w:val="20"/>
      <w:szCs w:val="20"/>
    </w:rPr>
  </w:style>
  <w:style w:type="paragraph" w:styleId="CommentSubject">
    <w:name w:val="annotation subject"/>
    <w:basedOn w:val="CommentText"/>
    <w:next w:val="CommentText"/>
    <w:link w:val="CommentSubjectChar"/>
    <w:uiPriority w:val="99"/>
    <w:semiHidden/>
    <w:unhideWhenUsed/>
    <w:rsid w:val="00F735E8"/>
    <w:rPr>
      <w:b/>
      <w:bCs/>
    </w:rPr>
  </w:style>
  <w:style w:type="character" w:customStyle="1" w:styleId="CommentSubjectChar">
    <w:name w:val="Comment Subject Char"/>
    <w:basedOn w:val="CommentTextChar"/>
    <w:link w:val="CommentSubject"/>
    <w:uiPriority w:val="99"/>
    <w:semiHidden/>
    <w:rsid w:val="00F735E8"/>
    <w:rPr>
      <w:b/>
      <w:bCs/>
      <w:sz w:val="20"/>
      <w:szCs w:val="20"/>
    </w:rPr>
  </w:style>
  <w:style w:type="paragraph" w:styleId="BalloonText">
    <w:name w:val="Balloon Text"/>
    <w:basedOn w:val="Normal"/>
    <w:link w:val="BalloonTextChar"/>
    <w:uiPriority w:val="99"/>
    <w:semiHidden/>
    <w:unhideWhenUsed/>
    <w:rsid w:val="00F735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5E8"/>
    <w:rPr>
      <w:rFonts w:ascii="Segoe UI" w:hAnsi="Segoe UI" w:cs="Segoe UI"/>
      <w:sz w:val="18"/>
      <w:szCs w:val="18"/>
    </w:rPr>
  </w:style>
  <w:style w:type="paragraph" w:styleId="Caption">
    <w:name w:val="caption"/>
    <w:basedOn w:val="Normal"/>
    <w:next w:val="Normal"/>
    <w:uiPriority w:val="35"/>
    <w:unhideWhenUsed/>
    <w:qFormat/>
    <w:rsid w:val="00465A31"/>
    <w:pPr>
      <w:spacing w:after="200" w:line="240" w:lineRule="auto"/>
    </w:pPr>
    <w:rPr>
      <w:i/>
      <w:iCs/>
      <w:color w:val="44546A" w:themeColor="text2"/>
      <w:sz w:val="18"/>
      <w:szCs w:val="18"/>
    </w:rPr>
  </w:style>
  <w:style w:type="paragraph" w:styleId="NormalWeb">
    <w:name w:val="Normal (Web)"/>
    <w:basedOn w:val="Normal"/>
    <w:uiPriority w:val="99"/>
    <w:semiHidden/>
    <w:unhideWhenUsed/>
    <w:rsid w:val="00063F9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519606">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46263592">
      <w:bodyDiv w:val="1"/>
      <w:marLeft w:val="0"/>
      <w:marRight w:val="0"/>
      <w:marTop w:val="0"/>
      <w:marBottom w:val="0"/>
      <w:divBdr>
        <w:top w:val="none" w:sz="0" w:space="0" w:color="auto"/>
        <w:left w:val="none" w:sz="0" w:space="0" w:color="auto"/>
        <w:bottom w:val="none" w:sz="0" w:space="0" w:color="auto"/>
        <w:right w:val="none" w:sz="0" w:space="0" w:color="auto"/>
      </w:divBdr>
    </w:div>
    <w:div w:id="943878640">
      <w:bodyDiv w:val="1"/>
      <w:marLeft w:val="0"/>
      <w:marRight w:val="0"/>
      <w:marTop w:val="0"/>
      <w:marBottom w:val="0"/>
      <w:divBdr>
        <w:top w:val="none" w:sz="0" w:space="0" w:color="auto"/>
        <w:left w:val="none" w:sz="0" w:space="0" w:color="auto"/>
        <w:bottom w:val="none" w:sz="0" w:space="0" w:color="auto"/>
        <w:right w:val="none" w:sz="0" w:space="0" w:color="auto"/>
      </w:divBdr>
    </w:div>
    <w:div w:id="1246495049">
      <w:bodyDiv w:val="1"/>
      <w:marLeft w:val="0"/>
      <w:marRight w:val="0"/>
      <w:marTop w:val="0"/>
      <w:marBottom w:val="0"/>
      <w:divBdr>
        <w:top w:val="none" w:sz="0" w:space="0" w:color="auto"/>
        <w:left w:val="none" w:sz="0" w:space="0" w:color="auto"/>
        <w:bottom w:val="none" w:sz="0" w:space="0" w:color="auto"/>
        <w:right w:val="none" w:sz="0" w:space="0" w:color="auto"/>
      </w:divBdr>
    </w:div>
    <w:div w:id="1389300219">
      <w:bodyDiv w:val="1"/>
      <w:marLeft w:val="0"/>
      <w:marRight w:val="0"/>
      <w:marTop w:val="0"/>
      <w:marBottom w:val="0"/>
      <w:divBdr>
        <w:top w:val="none" w:sz="0" w:space="0" w:color="auto"/>
        <w:left w:val="none" w:sz="0" w:space="0" w:color="auto"/>
        <w:bottom w:val="none" w:sz="0" w:space="0" w:color="auto"/>
        <w:right w:val="none" w:sz="0" w:space="0" w:color="auto"/>
      </w:divBdr>
    </w:div>
    <w:div w:id="1450317861">
      <w:bodyDiv w:val="1"/>
      <w:marLeft w:val="0"/>
      <w:marRight w:val="0"/>
      <w:marTop w:val="0"/>
      <w:marBottom w:val="0"/>
      <w:divBdr>
        <w:top w:val="none" w:sz="0" w:space="0" w:color="auto"/>
        <w:left w:val="none" w:sz="0" w:space="0" w:color="auto"/>
        <w:bottom w:val="none" w:sz="0" w:space="0" w:color="auto"/>
        <w:right w:val="none" w:sz="0" w:space="0" w:color="auto"/>
      </w:divBdr>
    </w:div>
    <w:div w:id="196550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microsoft.com/office/2011/relationships/commentsExtended" Target="commentsExtended.xml"/><Relationship Id="rId10" Type="http://schemas.openxmlformats.org/officeDocument/2006/relationships/fontTable" Target="fontTable.xml"/><Relationship Id="rId4" Type="http://schemas.openxmlformats.org/officeDocument/2006/relationships/comments" Target="comment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3780</Words>
  <Characters>21547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Yamni Mohan</dc:creator>
  <cp:keywords/>
  <dc:description/>
  <cp:lastModifiedBy>Yamni Mohan</cp:lastModifiedBy>
  <cp:revision>2</cp:revision>
  <dcterms:created xsi:type="dcterms:W3CDTF">2018-01-30T00:10:00Z</dcterms:created>
  <dcterms:modified xsi:type="dcterms:W3CDTF">2018-01-30T00:10:00Z</dcterms:modified>
</cp:coreProperties>
</file>